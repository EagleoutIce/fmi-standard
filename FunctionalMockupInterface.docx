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392DFC4E"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1" w:author="Bertsch Christian (CR/AEE3)" w:date="2020-02-27T22:30:00Z">
        <w:r w:rsidR="007723F7">
          <w:rPr>
            <w:sz w:val="24"/>
          </w:rPr>
          <w:t>2</w:t>
        </w:r>
      </w:ins>
      <w:del w:id="2" w:author="Bertsch Christian (CR/AEE3)" w:date="2020-02-27T22:30:00Z">
        <w:r w:rsidR="00C60628" w:rsidDel="007723F7">
          <w:rPr>
            <w:sz w:val="24"/>
          </w:rPr>
          <w:delText>1</w:delText>
        </w:r>
      </w:del>
    </w:p>
    <w:p w14:paraId="1B2D96DD" w14:textId="2A4DDE4D" w:rsidR="0084747C" w:rsidRDefault="00D0034A" w:rsidP="00D0034A">
      <w:pPr>
        <w:pStyle w:val="Subtitlefrontpage"/>
        <w:tabs>
          <w:tab w:val="left" w:pos="3060"/>
        </w:tabs>
        <w:rPr>
          <w:sz w:val="24"/>
        </w:rPr>
      </w:pPr>
      <w:r w:rsidRPr="00AE2A4F">
        <w:rPr>
          <w:sz w:val="24"/>
        </w:rPr>
        <w:tab/>
      </w:r>
      <w:del w:id="3" w:author="Bertsch Christian (CR/AEE3)" w:date="2020-02-27T22:30:00Z">
        <w:r w:rsidR="00054FCF" w:rsidDel="007723F7">
          <w:rPr>
            <w:sz w:val="24"/>
          </w:rPr>
          <w:delText>October 2</w:delText>
        </w:r>
        <w:r w:rsidR="00054FCF" w:rsidRPr="00D2781E" w:rsidDel="007723F7">
          <w:rPr>
            <w:sz w:val="24"/>
            <w:vertAlign w:val="superscript"/>
          </w:rPr>
          <w:delText>nd</w:delText>
        </w:r>
        <w:r w:rsidR="005B682A" w:rsidDel="007723F7">
          <w:rPr>
            <w:sz w:val="24"/>
          </w:rPr>
          <w:delText xml:space="preserve"> </w:delText>
        </w:r>
        <w:r w:rsidRPr="00AE2A4F" w:rsidDel="007723F7">
          <w:rPr>
            <w:sz w:val="24"/>
          </w:rPr>
          <w:delText>201</w:delText>
        </w:r>
        <w:r w:rsidR="00C60628" w:rsidDel="007723F7">
          <w:rPr>
            <w:sz w:val="24"/>
          </w:rPr>
          <w:delText>9</w:delText>
        </w:r>
      </w:del>
      <w:ins w:id="4" w:author="Bertsch Christian (CR/AEE3)" w:date="2020-11-01T14:25:00Z">
        <w:r w:rsidR="00530EF9">
          <w:rPr>
            <w:sz w:val="24"/>
          </w:rPr>
          <w:t>December</w:t>
        </w:r>
      </w:ins>
      <w:ins w:id="5" w:author="Bertsch Christian (CR/AEE3)" w:date="2020-11-01T14:27:00Z">
        <w:r w:rsidR="00530EF9">
          <w:rPr>
            <w:sz w:val="24"/>
          </w:rPr>
          <w:t xml:space="preserve"> 15th</w:t>
        </w:r>
      </w:ins>
      <w:ins w:id="6" w:author="Bertsch Christian (CR/AEE3)" w:date="2020-11-01T14:25:00Z">
        <w:r w:rsidR="00530EF9">
          <w:rPr>
            <w:sz w:val="24"/>
          </w:rPr>
          <w:t xml:space="preserve"> 2020</w:t>
        </w:r>
      </w:ins>
    </w:p>
    <w:p w14:paraId="3F01548F" w14:textId="7FD114C8" w:rsidR="00247AA6" w:rsidRDefault="00C01C3E" w:rsidP="00247AA6">
      <w:pPr>
        <w:pStyle w:val="NormalWeb"/>
        <w:spacing w:before="0" w:beforeAutospacing="0" w:after="0" w:afterAutospacing="0"/>
        <w:rPr>
          <w:b/>
          <w:sz w:val="24"/>
        </w:rPr>
      </w:pPr>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41699CEE"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7" w:author="Bertsch Christian (CR/AEE3)" w:date="2020-02-27T22:30:00Z">
        <w:r w:rsidR="007723F7">
          <w:rPr>
            <w:szCs w:val="20"/>
          </w:rPr>
          <w:t>2</w:t>
        </w:r>
      </w:ins>
      <w:del w:id="8" w:author="Bertsch Christian (CR/AEE3)" w:date="2020-02-27T22:30:00Z">
        <w:r w:rsidR="00FD58BF" w:rsidDel="007723F7">
          <w:rPr>
            <w:szCs w:val="20"/>
          </w:rPr>
          <w:delText>1</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9" w:name="_Toc215371355"/>
      <w:bookmarkStart w:id="10" w:name="_Toc217788014"/>
      <w:r w:rsidR="00882F43" w:rsidRPr="0098259C">
        <w:lastRenderedPageBreak/>
        <w:t>History</w:t>
      </w:r>
      <w:bookmarkEnd w:id="9"/>
      <w:bookmarkEnd w:id="10"/>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rPr>
          <w:ins w:id="11" w:author="Bertsch Christian (CR/AEE3)" w:date="2020-11-01T14:25:00Z"/>
        </w:trPr>
        <w:tc>
          <w:tcPr>
            <w:tcW w:w="1560" w:type="dxa"/>
          </w:tcPr>
          <w:p w14:paraId="7957E906" w14:textId="28AEB4F1" w:rsidR="00530EF9" w:rsidRDefault="00530EF9" w:rsidP="00530EF9">
            <w:pPr>
              <w:pStyle w:val="tablecontents"/>
              <w:rPr>
                <w:ins w:id="12" w:author="Bertsch Christian (CR/AEE3)" w:date="2020-11-01T14:25:00Z"/>
              </w:rPr>
            </w:pPr>
            <w:ins w:id="13" w:author="Bertsch Christian (CR/AEE3)" w:date="2020-11-01T14:25:00Z">
              <w:r>
                <w:t>2.0.2</w:t>
              </w:r>
            </w:ins>
          </w:p>
        </w:tc>
        <w:tc>
          <w:tcPr>
            <w:tcW w:w="1212" w:type="dxa"/>
          </w:tcPr>
          <w:p w14:paraId="3C9392CD" w14:textId="476DDEF5" w:rsidR="00530EF9" w:rsidRDefault="00530EF9" w:rsidP="00530EF9">
            <w:pPr>
              <w:pStyle w:val="tablecontents"/>
              <w:rPr>
                <w:ins w:id="14" w:author="Bertsch Christian (CR/AEE3)" w:date="2020-11-01T14:25:00Z"/>
              </w:rPr>
            </w:pPr>
            <w:ins w:id="15" w:author="Bertsch Christian (CR/AEE3)" w:date="2020-11-01T14:25:00Z">
              <w:r>
                <w:t>2020-12-15</w:t>
              </w:r>
            </w:ins>
          </w:p>
        </w:tc>
        <w:tc>
          <w:tcPr>
            <w:tcW w:w="6768" w:type="dxa"/>
          </w:tcPr>
          <w:p w14:paraId="047393A0" w14:textId="5194344C" w:rsidR="00530EF9" w:rsidRDefault="00530EF9" w:rsidP="00530EF9">
            <w:pPr>
              <w:pStyle w:val="tablecontents"/>
              <w:rPr>
                <w:ins w:id="16" w:author="Bertsch Christian (CR/AEE3)" w:date="2020-11-01T14:25:00Z"/>
              </w:rPr>
            </w:pPr>
            <w:ins w:id="17" w:author="Bertsch Christian (CR/AEE3)" w:date="2020-11-01T14:26: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804175"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44259F6"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ins w:id="18" w:author="Bertsch Christian (CR/AEE3)" w:date="2020-11-01T14:33:00Z">
        <w:r w:rsidR="00530EF9">
          <w:t>20</w:t>
        </w:r>
      </w:ins>
      <w:del w:id="19" w:author="Bertsch Christian (CR/AEE3)" w:date="2020-11-01T14:33:00Z">
        <w:r w:rsidR="004B7790" w:rsidDel="00530EF9">
          <w:delText>1</w:delText>
        </w:r>
        <w:r w:rsidR="00FD58BF" w:rsidDel="00530EF9">
          <w:delText>9</w:delText>
        </w:r>
      </w:del>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804175"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r w:rsidR="00FD58BF">
        <w:t>.1</w:t>
      </w:r>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804175"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rPr>
          <w:ins w:id="20" w:author="Bertsch Christian (CR/AEE3)" w:date="2020-11-01T14:36:00Z"/>
        </w:rPr>
      </w:pPr>
      <w:r w:rsidRPr="003200BB">
        <w:br w:type="page"/>
      </w:r>
    </w:p>
    <w:p w14:paraId="3BFA5C44" w14:textId="78387F09" w:rsidR="000E3C0E" w:rsidRPr="003200BB" w:rsidRDefault="000E3C0E" w:rsidP="000E3C0E">
      <w:pPr>
        <w:pStyle w:val="BodyText"/>
        <w:jc w:val="center"/>
        <w:rPr>
          <w:ins w:id="21" w:author="Bertsch Christian (CR/AEE3)" w:date="2020-11-01T14:36:00Z"/>
          <w:b/>
          <w:sz w:val="24"/>
        </w:rPr>
      </w:pPr>
      <w:ins w:id="22" w:author="Bertsch Christian (CR/AEE3)" w:date="2020-11-01T14:36:00Z">
        <w:r w:rsidRPr="003200BB">
          <w:rPr>
            <w:b/>
            <w:sz w:val="24"/>
          </w:rPr>
          <w:t>About FMI 2.0</w:t>
        </w:r>
        <w:r>
          <w:rPr>
            <w:b/>
            <w:sz w:val="24"/>
          </w:rPr>
          <w:t>.2</w:t>
        </w:r>
      </w:ins>
    </w:p>
    <w:p w14:paraId="0EB27439" w14:textId="255C2354" w:rsidR="000E3C0E" w:rsidRDefault="000E3C0E" w:rsidP="000E3C0E">
      <w:pPr>
        <w:pStyle w:val="BodyText"/>
        <w:rPr>
          <w:ins w:id="23" w:author="Bertsch Christian (CR/AEE3)" w:date="2020-11-01T14:36:00Z"/>
        </w:rPr>
      </w:pPr>
      <w:ins w:id="24" w:author="Bertsch Christian (CR/AEE3)" w:date="2020-11-01T14:36:00Z">
        <w:r>
          <w:t>FMI 2.0.2 is a maintenance release with no new f</w:t>
        </w:r>
      </w:ins>
      <w:ins w:id="25" w:author="Bertsch Christian (CR/AEE3)" w:date="2020-11-01T14:37:00Z">
        <w:r>
          <w:t>unctional changes</w:t>
        </w:r>
      </w:ins>
      <w:ins w:id="26" w:author="Bertsch Christian (CR/AEE3)" w:date="2020-11-01T14:36:00Z">
        <w:r>
          <w:t xml:space="preserve"> compared to FMI 2.0</w:t>
        </w:r>
      </w:ins>
      <w:ins w:id="27" w:author="Bertsch Christian (CR/AEE3)" w:date="2020-11-01T14:37:00Z">
        <w:r>
          <w:t xml:space="preserve"> or 2.0.1</w:t>
        </w:r>
      </w:ins>
      <w:ins w:id="28" w:author="Bertsch Christian (CR/AEE3)" w:date="2020-11-01T14:36:00Z">
        <w:r>
          <w:t>. FMUs created according to FMI 2.0.</w:t>
        </w:r>
      </w:ins>
      <w:ins w:id="29" w:author="Bertsch Christian (CR/AEE3)" w:date="2020-11-01T14:37:00Z">
        <w:r>
          <w:t>2</w:t>
        </w:r>
      </w:ins>
      <w:ins w:id="30" w:author="Bertsch Christian (CR/AEE3)" w:date="2020-11-01T14:36:00Z">
        <w:r>
          <w:t xml:space="preserve"> are valid FMUs according to FMI 2.0</w:t>
        </w:r>
      </w:ins>
      <w:ins w:id="31" w:author="Bertsch Christian (CR/AEE3)" w:date="2020-11-01T14:37:00Z">
        <w:r>
          <w:t xml:space="preserve"> or 2.0.1</w:t>
        </w:r>
      </w:ins>
      <w:ins w:id="32" w:author="Bertsch Christian (CR/AEE3)" w:date="2020-11-01T14:36:00Z">
        <w:r>
          <w:t xml:space="preserve">. </w:t>
        </w:r>
      </w:ins>
      <w:ins w:id="33" w:author="Bertsch Christian (CR/AEE3)" w:date="2020-11-01T14:37:00Z">
        <w:r>
          <w:br/>
        </w:r>
      </w:ins>
      <w:ins w:id="34" w:author="Bertsch Christian (CR/AEE3)" w:date="2020-11-01T14:38:00Z">
        <w:r>
          <w:t xml:space="preserve">FMI 2.0.2. introduces the </w:t>
        </w:r>
      </w:ins>
      <w:ins w:id="35" w:author="Bertsch Christian (CR/AEE3)" w:date="2020-11-01T15:18:00Z">
        <w:r w:rsidR="00F57D4A">
          <w:t>“</w:t>
        </w:r>
      </w:ins>
      <w:ins w:id="36" w:author="Bertsch Christian (CR/AEE3)" w:date="2020-11-01T14:38:00Z">
        <w:r>
          <w:t>/extra</w:t>
        </w:r>
      </w:ins>
      <w:ins w:id="37" w:author="Bertsch Christian (CR/AEE3)" w:date="2020-11-01T15:18:00Z">
        <w:r w:rsidR="00F57D4A">
          <w:t>”</w:t>
        </w:r>
      </w:ins>
      <w:ins w:id="38" w:author="Bertsch Christian (CR/AEE3)" w:date="2020-11-01T14:38:00Z">
        <w:r>
          <w:t xml:space="preserve"> directory as a standardized place to provide additional </w:t>
        </w:r>
      </w:ins>
      <w:ins w:id="39" w:author="Bertsch Christian (CR/AEE3)" w:date="2020-11-01T14:39:00Z">
        <w:r>
          <w:t>information</w:t>
        </w:r>
      </w:ins>
      <w:ins w:id="40" w:author="Bertsch Christian (CR/AEE3)" w:date="2020-11-01T14:38:00Z">
        <w:r>
          <w:t xml:space="preserve"> </w:t>
        </w:r>
      </w:ins>
      <w:ins w:id="41" w:author="Bertsch Christian (CR/AEE3)" w:date="2020-11-01T14:40:00Z">
        <w:r w:rsidR="00A30594">
          <w:t>for an</w:t>
        </w:r>
        <w:r>
          <w:t xml:space="preserve"> FMU </w:t>
        </w:r>
      </w:ins>
      <w:ins w:id="42" w:author="Bertsch Christian (CR/AEE3)" w:date="2020-11-01T14:38:00Z">
        <w:r>
          <w:t xml:space="preserve">according to layered standards. </w:t>
        </w:r>
      </w:ins>
      <w:ins w:id="43" w:author="Bertsch Christian (CR/AEE3)" w:date="2020-11-01T14:42:00Z">
        <w:r>
          <w:t>T</w:t>
        </w:r>
        <w:r w:rsidR="00F57D4A">
          <w:t xml:space="preserve">his is </w:t>
        </w:r>
      </w:ins>
      <w:ins w:id="44" w:author="Bertsch Christian (CR/AEE3)" w:date="2020-11-01T14:40:00Z">
        <w:r w:rsidR="004D19B6">
          <w:t>does not change the b</w:t>
        </w:r>
      </w:ins>
      <w:ins w:id="45" w:author="Bertsch Christian (CR/AEE3)" w:date="2020-11-01T16:54:00Z">
        <w:r w:rsidR="004D19B6">
          <w:t>e</w:t>
        </w:r>
      </w:ins>
      <w:ins w:id="46" w:author="Bertsch Christian (CR/AEE3)" w:date="2020-11-01T14:40:00Z">
        <w:r>
          <w:t>haviour of the FMU an</w:t>
        </w:r>
        <w:r w:rsidR="00F57D4A">
          <w:t>d clarifies the storage location</w:t>
        </w:r>
      </w:ins>
      <w:ins w:id="47" w:author="Bertsch Christian (CR/AEE3)" w:date="2020-11-01T15:19:00Z">
        <w:r w:rsidR="00F57D4A">
          <w:t xml:space="preserve"> for additional files</w:t>
        </w:r>
      </w:ins>
      <w:ins w:id="48" w:author="Bertsch Christian (CR/AEE3)" w:date="2020-11-01T15:20:00Z">
        <w:r w:rsidR="00F57D4A">
          <w:t xml:space="preserve"> (even after the creation of the FMU), e.g., </w:t>
        </w:r>
      </w:ins>
      <w:ins w:id="49" w:author="Bertsch Christian (CR/AEE3)" w:date="2020-11-01T15:19:00Z">
        <w:r w:rsidR="00F57D4A">
          <w:t>required by layered standards.</w:t>
        </w:r>
      </w:ins>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208BAA2C"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0440B4">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rPr>
          <w:ins w:id="50" w:author="Bertsch Christian (CR/AEE3)" w:date="2020-09-23T15:16:00Z"/>
        </w:rPr>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517CFF" w:rsidRDefault="00517CFF">
      <w:pPr>
        <w:pStyle w:val="BodyText"/>
        <w:spacing w:before="60"/>
        <w:ind w:left="249"/>
        <w:rPr>
          <w:i/>
          <w:rPrChange w:id="51" w:author="Bertsch Christian (CR/AEE3)" w:date="2020-09-23T15:17:00Z">
            <w:rPr/>
          </w:rPrChange>
        </w:rPr>
        <w:pPrChange w:id="52" w:author="Bertsch Christian (CR/AEE3)" w:date="2020-09-23T15:17:00Z">
          <w:pPr>
            <w:pStyle w:val="BodyText"/>
            <w:numPr>
              <w:ilvl w:val="1"/>
              <w:numId w:val="42"/>
            </w:numPr>
            <w:tabs>
              <w:tab w:val="num" w:pos="600"/>
              <w:tab w:val="num" w:pos="1100"/>
            </w:tabs>
            <w:spacing w:before="60"/>
            <w:ind w:left="600" w:hanging="351"/>
          </w:pPr>
        </w:pPrChange>
      </w:pPr>
      <w:ins w:id="53" w:author="Bertsch Christian (CR/AEE3)" w:date="2020-09-23T15:17:00Z">
        <w:r w:rsidRPr="00517CFF">
          <w:rPr>
            <w:rStyle w:val="pl-mi"/>
            <w:i/>
            <w:rPrChange w:id="54" w:author="Bertsch Christian (CR/AEE3)" w:date="2020-09-23T15:17:00Z">
              <w:rPr>
                <w:rStyle w:val="pl-mi"/>
              </w:rPr>
            </w:rPrChange>
          </w:rPr>
          <w:t>[Clarification for FMI 2.0.2: In the structured naming convention both 0- and 1-based array indexing is allowed.]</w:t>
        </w:r>
      </w:ins>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55" w:name="_Toc448903945"/>
      <w:bookmarkStart w:id="56" w:name="_Toc450645653"/>
      <w:r w:rsidR="00E04F7A" w:rsidRPr="002F3E46">
        <w:rPr>
          <w:sz w:val="24"/>
        </w:rPr>
        <w:t>Contents</w:t>
      </w:r>
      <w:bookmarkStart w:id="57" w:name="_Toc240646361"/>
      <w:bookmarkStart w:id="58" w:name="_Toc247884534"/>
      <w:bookmarkStart w:id="59" w:name="_Toc471724423"/>
      <w:bookmarkStart w:id="60" w:name="_Toc471724556"/>
      <w:bookmarkStart w:id="61" w:name="_Toc471785676"/>
      <w:bookmarkStart w:id="62" w:name="_Toc497546652"/>
      <w:bookmarkStart w:id="63" w:name="_Toc497547108"/>
      <w:bookmarkStart w:id="64" w:name="_Toc153341732"/>
      <w:bookmarkEnd w:id="55"/>
      <w:bookmarkEnd w:id="56"/>
    </w:p>
    <w:p w14:paraId="1A5EB4A2" w14:textId="2000CEFB"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F57D4A">
          <w:rPr>
            <w:webHidden/>
          </w:rPr>
          <w:t>9</w:t>
        </w:r>
        <w:r w:rsidR="00F57D4A">
          <w:rPr>
            <w:webHidden/>
          </w:rPr>
          <w:fldChar w:fldCharType="end"/>
        </w:r>
      </w:hyperlink>
    </w:p>
    <w:p w14:paraId="3E446CB7" w14:textId="4F221BE7" w:rsidR="00F57D4A" w:rsidRDefault="00804175">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F57D4A">
          <w:rPr>
            <w:webHidden/>
          </w:rPr>
          <w:t>10</w:t>
        </w:r>
        <w:r w:rsidR="00F57D4A">
          <w:rPr>
            <w:webHidden/>
          </w:rPr>
          <w:fldChar w:fldCharType="end"/>
        </w:r>
      </w:hyperlink>
    </w:p>
    <w:p w14:paraId="620B755B" w14:textId="22B02164" w:rsidR="00F57D4A" w:rsidRDefault="00804175">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F57D4A">
          <w:rPr>
            <w:webHidden/>
          </w:rPr>
          <w:t>13</w:t>
        </w:r>
        <w:r w:rsidR="00F57D4A">
          <w:rPr>
            <w:webHidden/>
          </w:rPr>
          <w:fldChar w:fldCharType="end"/>
        </w:r>
      </w:hyperlink>
    </w:p>
    <w:p w14:paraId="6CA20BD5" w14:textId="108C45A7" w:rsidR="00F57D4A" w:rsidRDefault="00804175">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F57D4A">
          <w:rPr>
            <w:webHidden/>
          </w:rPr>
          <w:t>14</w:t>
        </w:r>
        <w:r w:rsidR="00F57D4A">
          <w:rPr>
            <w:webHidden/>
          </w:rPr>
          <w:fldChar w:fldCharType="end"/>
        </w:r>
      </w:hyperlink>
    </w:p>
    <w:p w14:paraId="1FACDA2D" w14:textId="7C6D78BC" w:rsidR="00F57D4A" w:rsidRDefault="00804175">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F57D4A">
          <w:rPr>
            <w:webHidden/>
          </w:rPr>
          <w:t>14</w:t>
        </w:r>
        <w:r w:rsidR="00F57D4A">
          <w:rPr>
            <w:webHidden/>
          </w:rPr>
          <w:fldChar w:fldCharType="end"/>
        </w:r>
      </w:hyperlink>
    </w:p>
    <w:p w14:paraId="453AA420" w14:textId="48905BDA" w:rsidR="00F57D4A" w:rsidRDefault="00804175">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F57D4A">
          <w:rPr>
            <w:webHidden/>
          </w:rPr>
          <w:t>14</w:t>
        </w:r>
        <w:r w:rsidR="00F57D4A">
          <w:rPr>
            <w:webHidden/>
          </w:rPr>
          <w:fldChar w:fldCharType="end"/>
        </w:r>
      </w:hyperlink>
    </w:p>
    <w:p w14:paraId="75B726CE" w14:textId="0DB7D4C5" w:rsidR="00F57D4A" w:rsidRDefault="00804175">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F57D4A">
          <w:rPr>
            <w:webHidden/>
          </w:rPr>
          <w:t>16</w:t>
        </w:r>
        <w:r w:rsidR="00F57D4A">
          <w:rPr>
            <w:webHidden/>
          </w:rPr>
          <w:fldChar w:fldCharType="end"/>
        </w:r>
      </w:hyperlink>
    </w:p>
    <w:p w14:paraId="0E589C1C" w14:textId="7C071C18" w:rsidR="00F57D4A" w:rsidRDefault="00804175">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F57D4A">
          <w:rPr>
            <w:webHidden/>
          </w:rPr>
          <w:t>18</w:t>
        </w:r>
        <w:r w:rsidR="00F57D4A">
          <w:rPr>
            <w:webHidden/>
          </w:rPr>
          <w:fldChar w:fldCharType="end"/>
        </w:r>
      </w:hyperlink>
    </w:p>
    <w:p w14:paraId="7869879B" w14:textId="154F18B5" w:rsidR="00F57D4A" w:rsidRDefault="00804175">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F57D4A">
          <w:rPr>
            <w:webHidden/>
          </w:rPr>
          <w:t>19</w:t>
        </w:r>
        <w:r w:rsidR="00F57D4A">
          <w:rPr>
            <w:webHidden/>
          </w:rPr>
          <w:fldChar w:fldCharType="end"/>
        </w:r>
      </w:hyperlink>
    </w:p>
    <w:p w14:paraId="0384304F" w14:textId="19111458" w:rsidR="00F57D4A" w:rsidRDefault="00804175">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F57D4A">
          <w:rPr>
            <w:webHidden/>
          </w:rPr>
          <w:t>19</w:t>
        </w:r>
        <w:r w:rsidR="00F57D4A">
          <w:rPr>
            <w:webHidden/>
          </w:rPr>
          <w:fldChar w:fldCharType="end"/>
        </w:r>
      </w:hyperlink>
    </w:p>
    <w:p w14:paraId="013E08DD" w14:textId="596C8A63" w:rsidR="00F57D4A" w:rsidRDefault="00804175">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F57D4A">
          <w:rPr>
            <w:webHidden/>
          </w:rPr>
          <w:t>22</w:t>
        </w:r>
        <w:r w:rsidR="00F57D4A">
          <w:rPr>
            <w:webHidden/>
          </w:rPr>
          <w:fldChar w:fldCharType="end"/>
        </w:r>
      </w:hyperlink>
    </w:p>
    <w:p w14:paraId="43E6C8AC" w14:textId="19F47169" w:rsidR="00F57D4A" w:rsidRDefault="00804175">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F57D4A">
          <w:rPr>
            <w:webHidden/>
          </w:rPr>
          <w:t>24</w:t>
        </w:r>
        <w:r w:rsidR="00F57D4A">
          <w:rPr>
            <w:webHidden/>
          </w:rPr>
          <w:fldChar w:fldCharType="end"/>
        </w:r>
      </w:hyperlink>
    </w:p>
    <w:p w14:paraId="07AD45C8" w14:textId="7253CC6D" w:rsidR="00F57D4A" w:rsidRDefault="00804175">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F57D4A">
          <w:rPr>
            <w:webHidden/>
          </w:rPr>
          <w:t>25</w:t>
        </w:r>
        <w:r w:rsidR="00F57D4A">
          <w:rPr>
            <w:webHidden/>
          </w:rPr>
          <w:fldChar w:fldCharType="end"/>
        </w:r>
      </w:hyperlink>
    </w:p>
    <w:p w14:paraId="1D5AB9B0" w14:textId="11B1B94D" w:rsidR="00F57D4A" w:rsidRDefault="00804175">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F57D4A">
          <w:rPr>
            <w:webHidden/>
          </w:rPr>
          <w:t>26</w:t>
        </w:r>
        <w:r w:rsidR="00F57D4A">
          <w:rPr>
            <w:webHidden/>
          </w:rPr>
          <w:fldChar w:fldCharType="end"/>
        </w:r>
      </w:hyperlink>
    </w:p>
    <w:p w14:paraId="3C9258F9" w14:textId="480E4DDB" w:rsidR="00F57D4A" w:rsidRDefault="00804175">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F57D4A">
          <w:rPr>
            <w:webHidden/>
          </w:rPr>
          <w:t>29</w:t>
        </w:r>
        <w:r w:rsidR="00F57D4A">
          <w:rPr>
            <w:webHidden/>
          </w:rPr>
          <w:fldChar w:fldCharType="end"/>
        </w:r>
      </w:hyperlink>
    </w:p>
    <w:p w14:paraId="556C1F99" w14:textId="466787BF" w:rsidR="00F57D4A" w:rsidRDefault="00804175">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F57D4A">
          <w:rPr>
            <w:webHidden/>
          </w:rPr>
          <w:t>31</w:t>
        </w:r>
        <w:r w:rsidR="00F57D4A">
          <w:rPr>
            <w:webHidden/>
          </w:rPr>
          <w:fldChar w:fldCharType="end"/>
        </w:r>
      </w:hyperlink>
    </w:p>
    <w:p w14:paraId="300513F0" w14:textId="16D0E156" w:rsidR="00F57D4A" w:rsidRDefault="00804175">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F57D4A">
          <w:rPr>
            <w:webHidden/>
          </w:rPr>
          <w:t>35</w:t>
        </w:r>
        <w:r w:rsidR="00F57D4A">
          <w:rPr>
            <w:webHidden/>
          </w:rPr>
          <w:fldChar w:fldCharType="end"/>
        </w:r>
      </w:hyperlink>
    </w:p>
    <w:p w14:paraId="4DDAB27B" w14:textId="74DB161C" w:rsidR="00F57D4A" w:rsidRDefault="00804175">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F57D4A">
          <w:rPr>
            <w:webHidden/>
          </w:rPr>
          <w:t>40</w:t>
        </w:r>
        <w:r w:rsidR="00F57D4A">
          <w:rPr>
            <w:webHidden/>
          </w:rPr>
          <w:fldChar w:fldCharType="end"/>
        </w:r>
      </w:hyperlink>
    </w:p>
    <w:p w14:paraId="59FDFFC9" w14:textId="16E4423A" w:rsidR="00F57D4A" w:rsidRDefault="00804175">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F57D4A">
          <w:rPr>
            <w:webHidden/>
          </w:rPr>
          <w:t>44</w:t>
        </w:r>
        <w:r w:rsidR="00F57D4A">
          <w:rPr>
            <w:webHidden/>
          </w:rPr>
          <w:fldChar w:fldCharType="end"/>
        </w:r>
      </w:hyperlink>
    </w:p>
    <w:p w14:paraId="004A9977" w14:textId="0E2CE801" w:rsidR="00F57D4A" w:rsidRDefault="00804175">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F57D4A">
          <w:rPr>
            <w:webHidden/>
          </w:rPr>
          <w:t>45</w:t>
        </w:r>
        <w:r w:rsidR="00F57D4A">
          <w:rPr>
            <w:webHidden/>
          </w:rPr>
          <w:fldChar w:fldCharType="end"/>
        </w:r>
      </w:hyperlink>
    </w:p>
    <w:p w14:paraId="48EE1CBB" w14:textId="7505B278" w:rsidR="00F57D4A" w:rsidRDefault="00804175">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F57D4A">
          <w:rPr>
            <w:webHidden/>
          </w:rPr>
          <w:t>45</w:t>
        </w:r>
        <w:r w:rsidR="00F57D4A">
          <w:rPr>
            <w:webHidden/>
          </w:rPr>
          <w:fldChar w:fldCharType="end"/>
        </w:r>
      </w:hyperlink>
    </w:p>
    <w:p w14:paraId="71D11C1B" w14:textId="055BB532" w:rsidR="00F57D4A" w:rsidRDefault="00804175">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F57D4A">
          <w:rPr>
            <w:webHidden/>
          </w:rPr>
          <w:t>46</w:t>
        </w:r>
        <w:r w:rsidR="00F57D4A">
          <w:rPr>
            <w:webHidden/>
          </w:rPr>
          <w:fldChar w:fldCharType="end"/>
        </w:r>
      </w:hyperlink>
    </w:p>
    <w:p w14:paraId="7E302ECB" w14:textId="47924A2A" w:rsidR="00F57D4A" w:rsidRDefault="00804175">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F57D4A">
          <w:rPr>
            <w:webHidden/>
          </w:rPr>
          <w:t>58</w:t>
        </w:r>
        <w:r w:rsidR="00F57D4A">
          <w:rPr>
            <w:webHidden/>
          </w:rPr>
          <w:fldChar w:fldCharType="end"/>
        </w:r>
      </w:hyperlink>
    </w:p>
    <w:p w14:paraId="19800CAC" w14:textId="4180DF55" w:rsidR="00F57D4A" w:rsidRDefault="00804175">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F57D4A">
          <w:rPr>
            <w:webHidden/>
          </w:rPr>
          <w:t>67</w:t>
        </w:r>
        <w:r w:rsidR="00F57D4A">
          <w:rPr>
            <w:webHidden/>
          </w:rPr>
          <w:fldChar w:fldCharType="end"/>
        </w:r>
      </w:hyperlink>
    </w:p>
    <w:p w14:paraId="6072DDC0" w14:textId="36783EDE" w:rsidR="00F57D4A" w:rsidRDefault="00804175">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F57D4A">
          <w:rPr>
            <w:webHidden/>
          </w:rPr>
          <w:t>69</w:t>
        </w:r>
        <w:r w:rsidR="00F57D4A">
          <w:rPr>
            <w:webHidden/>
          </w:rPr>
          <w:fldChar w:fldCharType="end"/>
        </w:r>
      </w:hyperlink>
    </w:p>
    <w:p w14:paraId="31B20297" w14:textId="1DDAAA6C" w:rsidR="00F57D4A" w:rsidRDefault="00804175">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F57D4A">
          <w:rPr>
            <w:webHidden/>
          </w:rPr>
          <w:t>73</w:t>
        </w:r>
        <w:r w:rsidR="00F57D4A">
          <w:rPr>
            <w:webHidden/>
          </w:rPr>
          <w:fldChar w:fldCharType="end"/>
        </w:r>
      </w:hyperlink>
    </w:p>
    <w:p w14:paraId="151A2DA7" w14:textId="71DE6877" w:rsidR="00F57D4A" w:rsidRDefault="00804175">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F57D4A">
          <w:rPr>
            <w:webHidden/>
          </w:rPr>
          <w:t>73</w:t>
        </w:r>
        <w:r w:rsidR="00F57D4A">
          <w:rPr>
            <w:webHidden/>
          </w:rPr>
          <w:fldChar w:fldCharType="end"/>
        </w:r>
      </w:hyperlink>
    </w:p>
    <w:p w14:paraId="28562E7F" w14:textId="4B50EC5F" w:rsidR="00F57D4A" w:rsidRDefault="00804175">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F57D4A">
          <w:rPr>
            <w:webHidden/>
          </w:rPr>
          <w:t>83</w:t>
        </w:r>
        <w:r w:rsidR="00F57D4A">
          <w:rPr>
            <w:webHidden/>
          </w:rPr>
          <w:fldChar w:fldCharType="end"/>
        </w:r>
      </w:hyperlink>
    </w:p>
    <w:p w14:paraId="0D4274EA" w14:textId="2DE6F375" w:rsidR="00F57D4A" w:rsidRDefault="00804175">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F57D4A">
          <w:rPr>
            <w:webHidden/>
          </w:rPr>
          <w:t>83</w:t>
        </w:r>
        <w:r w:rsidR="00F57D4A">
          <w:rPr>
            <w:webHidden/>
          </w:rPr>
          <w:fldChar w:fldCharType="end"/>
        </w:r>
      </w:hyperlink>
    </w:p>
    <w:p w14:paraId="498BE004" w14:textId="3939D57C" w:rsidR="00F57D4A" w:rsidRDefault="00804175">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F57D4A">
          <w:rPr>
            <w:webHidden/>
          </w:rPr>
          <w:t>84</w:t>
        </w:r>
        <w:r w:rsidR="00F57D4A">
          <w:rPr>
            <w:webHidden/>
          </w:rPr>
          <w:fldChar w:fldCharType="end"/>
        </w:r>
      </w:hyperlink>
    </w:p>
    <w:p w14:paraId="161DDD56" w14:textId="73DF7825" w:rsidR="00F57D4A" w:rsidRDefault="00804175">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F57D4A">
          <w:rPr>
            <w:webHidden/>
          </w:rPr>
          <w:t>87</w:t>
        </w:r>
        <w:r w:rsidR="00F57D4A">
          <w:rPr>
            <w:webHidden/>
          </w:rPr>
          <w:fldChar w:fldCharType="end"/>
        </w:r>
      </w:hyperlink>
    </w:p>
    <w:p w14:paraId="12C0E497" w14:textId="287F1375" w:rsidR="00F57D4A" w:rsidRDefault="00804175">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F57D4A">
          <w:rPr>
            <w:webHidden/>
          </w:rPr>
          <w:t>90</w:t>
        </w:r>
        <w:r w:rsidR="00F57D4A">
          <w:rPr>
            <w:webHidden/>
          </w:rPr>
          <w:fldChar w:fldCharType="end"/>
        </w:r>
      </w:hyperlink>
    </w:p>
    <w:p w14:paraId="0D0E3F1D" w14:textId="32F1DB9B" w:rsidR="00F57D4A" w:rsidRDefault="00804175">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F57D4A">
          <w:rPr>
            <w:webHidden/>
          </w:rPr>
          <w:t>92</w:t>
        </w:r>
        <w:r w:rsidR="00F57D4A">
          <w:rPr>
            <w:webHidden/>
          </w:rPr>
          <w:fldChar w:fldCharType="end"/>
        </w:r>
      </w:hyperlink>
    </w:p>
    <w:p w14:paraId="7697EF3C" w14:textId="428DF662" w:rsidR="00F57D4A" w:rsidRDefault="00804175">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F57D4A">
          <w:rPr>
            <w:webHidden/>
          </w:rPr>
          <w:t>93</w:t>
        </w:r>
        <w:r w:rsidR="00F57D4A">
          <w:rPr>
            <w:webHidden/>
          </w:rPr>
          <w:fldChar w:fldCharType="end"/>
        </w:r>
      </w:hyperlink>
    </w:p>
    <w:p w14:paraId="3DC1B760" w14:textId="7DA4D9D9" w:rsidR="00F57D4A" w:rsidRDefault="00804175">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F57D4A">
          <w:rPr>
            <w:webHidden/>
          </w:rPr>
          <w:t>95</w:t>
        </w:r>
        <w:r w:rsidR="00F57D4A">
          <w:rPr>
            <w:webHidden/>
          </w:rPr>
          <w:fldChar w:fldCharType="end"/>
        </w:r>
      </w:hyperlink>
    </w:p>
    <w:p w14:paraId="4BA4AAFA" w14:textId="125135B5" w:rsidR="00F57D4A" w:rsidRDefault="00804175">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F57D4A">
          <w:rPr>
            <w:webHidden/>
          </w:rPr>
          <w:t>97</w:t>
        </w:r>
        <w:r w:rsidR="00F57D4A">
          <w:rPr>
            <w:webHidden/>
          </w:rPr>
          <w:fldChar w:fldCharType="end"/>
        </w:r>
      </w:hyperlink>
    </w:p>
    <w:p w14:paraId="07400F24" w14:textId="64EFF6CC" w:rsidR="00F57D4A" w:rsidRDefault="00804175">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F57D4A">
          <w:rPr>
            <w:webHidden/>
          </w:rPr>
          <w:t>98</w:t>
        </w:r>
        <w:r w:rsidR="00F57D4A">
          <w:rPr>
            <w:webHidden/>
          </w:rPr>
          <w:fldChar w:fldCharType="end"/>
        </w:r>
      </w:hyperlink>
    </w:p>
    <w:p w14:paraId="3F919525" w14:textId="78BD0106" w:rsidR="00F57D4A" w:rsidRDefault="00804175">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F57D4A">
          <w:rPr>
            <w:webHidden/>
          </w:rPr>
          <w:t>98</w:t>
        </w:r>
        <w:r w:rsidR="00F57D4A">
          <w:rPr>
            <w:webHidden/>
          </w:rPr>
          <w:fldChar w:fldCharType="end"/>
        </w:r>
      </w:hyperlink>
    </w:p>
    <w:p w14:paraId="4F1387B4" w14:textId="4C1F910A" w:rsidR="00F57D4A" w:rsidRDefault="00804175">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F57D4A">
          <w:rPr>
            <w:webHidden/>
          </w:rPr>
          <w:t>100</w:t>
        </w:r>
        <w:r w:rsidR="00F57D4A">
          <w:rPr>
            <w:webHidden/>
          </w:rPr>
          <w:fldChar w:fldCharType="end"/>
        </w:r>
      </w:hyperlink>
    </w:p>
    <w:p w14:paraId="3B49E75F" w14:textId="0CC39BFC" w:rsidR="00F57D4A" w:rsidRDefault="00804175">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F57D4A">
          <w:rPr>
            <w:webHidden/>
          </w:rPr>
          <w:t>103</w:t>
        </w:r>
        <w:r w:rsidR="00F57D4A">
          <w:rPr>
            <w:webHidden/>
          </w:rPr>
          <w:fldChar w:fldCharType="end"/>
        </w:r>
      </w:hyperlink>
    </w:p>
    <w:p w14:paraId="1D3DFF55" w14:textId="71981E3D" w:rsidR="00F57D4A" w:rsidRDefault="00804175">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F57D4A">
          <w:rPr>
            <w:webHidden/>
          </w:rPr>
          <w:t>103</w:t>
        </w:r>
        <w:r w:rsidR="00F57D4A">
          <w:rPr>
            <w:webHidden/>
          </w:rPr>
          <w:fldChar w:fldCharType="end"/>
        </w:r>
      </w:hyperlink>
    </w:p>
    <w:p w14:paraId="6E790EDB" w14:textId="6FD475C1" w:rsidR="00F57D4A" w:rsidRDefault="00804175">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F57D4A">
          <w:rPr>
            <w:webHidden/>
          </w:rPr>
          <w:t>104</w:t>
        </w:r>
        <w:r w:rsidR="00F57D4A">
          <w:rPr>
            <w:webHidden/>
          </w:rPr>
          <w:fldChar w:fldCharType="end"/>
        </w:r>
      </w:hyperlink>
    </w:p>
    <w:p w14:paraId="353BE37E" w14:textId="7439711C" w:rsidR="00F57D4A" w:rsidRDefault="00804175">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F57D4A">
          <w:rPr>
            <w:webHidden/>
          </w:rPr>
          <w:t>106</w:t>
        </w:r>
        <w:r w:rsidR="00F57D4A">
          <w:rPr>
            <w:webHidden/>
          </w:rPr>
          <w:fldChar w:fldCharType="end"/>
        </w:r>
      </w:hyperlink>
    </w:p>
    <w:p w14:paraId="55931D08" w14:textId="5CE22973" w:rsidR="00F57D4A" w:rsidRDefault="00804175">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F57D4A">
          <w:rPr>
            <w:webHidden/>
          </w:rPr>
          <w:t>107</w:t>
        </w:r>
        <w:r w:rsidR="00F57D4A">
          <w:rPr>
            <w:webHidden/>
          </w:rPr>
          <w:fldChar w:fldCharType="end"/>
        </w:r>
      </w:hyperlink>
    </w:p>
    <w:p w14:paraId="07CDA7F5" w14:textId="299A27F3" w:rsidR="00F57D4A" w:rsidRDefault="00804175">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F57D4A">
          <w:rPr>
            <w:webHidden/>
          </w:rPr>
          <w:t>110</w:t>
        </w:r>
        <w:r w:rsidR="00F57D4A">
          <w:rPr>
            <w:webHidden/>
          </w:rPr>
          <w:fldChar w:fldCharType="end"/>
        </w:r>
      </w:hyperlink>
    </w:p>
    <w:p w14:paraId="77B112A1" w14:textId="1FDADF5C" w:rsidR="00F57D4A" w:rsidRDefault="00804175">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F57D4A">
          <w:rPr>
            <w:webHidden/>
          </w:rPr>
          <w:t>112</w:t>
        </w:r>
        <w:r w:rsidR="00F57D4A">
          <w:rPr>
            <w:webHidden/>
          </w:rPr>
          <w:fldChar w:fldCharType="end"/>
        </w:r>
      </w:hyperlink>
    </w:p>
    <w:p w14:paraId="5F24A645" w14:textId="6F4D6C7F" w:rsidR="00F57D4A" w:rsidRDefault="00804175">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F57D4A">
          <w:rPr>
            <w:webHidden/>
          </w:rPr>
          <w:t>112</w:t>
        </w:r>
        <w:r w:rsidR="00F57D4A">
          <w:rPr>
            <w:webHidden/>
          </w:rPr>
          <w:fldChar w:fldCharType="end"/>
        </w:r>
      </w:hyperlink>
    </w:p>
    <w:p w14:paraId="1C0B819B" w14:textId="65AB03BF" w:rsidR="00F57D4A" w:rsidRDefault="00804175">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F57D4A">
          <w:rPr>
            <w:webHidden/>
          </w:rPr>
          <w:t>114</w:t>
        </w:r>
        <w:r w:rsidR="00F57D4A">
          <w:rPr>
            <w:webHidden/>
          </w:rPr>
          <w:fldChar w:fldCharType="end"/>
        </w:r>
      </w:hyperlink>
    </w:p>
    <w:p w14:paraId="0077D74D" w14:textId="2B047EAF" w:rsidR="00F57D4A" w:rsidRDefault="00804175">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F57D4A">
          <w:rPr>
            <w:webHidden/>
          </w:rPr>
          <w:t>117</w:t>
        </w:r>
        <w:r w:rsidR="00F57D4A">
          <w:rPr>
            <w:webHidden/>
          </w:rPr>
          <w:fldChar w:fldCharType="end"/>
        </w:r>
      </w:hyperlink>
    </w:p>
    <w:p w14:paraId="108B5D19" w14:textId="27C25F0F" w:rsidR="00F57D4A" w:rsidRDefault="00804175">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F57D4A">
          <w:rPr>
            <w:webHidden/>
          </w:rPr>
          <w:t>118</w:t>
        </w:r>
        <w:r w:rsidR="00F57D4A">
          <w:rPr>
            <w:webHidden/>
          </w:rPr>
          <w:fldChar w:fldCharType="end"/>
        </w:r>
      </w:hyperlink>
    </w:p>
    <w:p w14:paraId="4D7F3D6F" w14:textId="0A55B4EC" w:rsidR="00F57D4A" w:rsidRDefault="00804175">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F57D4A">
          <w:rPr>
            <w:webHidden/>
          </w:rPr>
          <w:t>118</w:t>
        </w:r>
        <w:r w:rsidR="00F57D4A">
          <w:rPr>
            <w:webHidden/>
          </w:rPr>
          <w:fldChar w:fldCharType="end"/>
        </w:r>
      </w:hyperlink>
    </w:p>
    <w:p w14:paraId="256496E4" w14:textId="3CC42BB3" w:rsidR="00F57D4A" w:rsidRDefault="00804175">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F57D4A">
          <w:rPr>
            <w:webHidden/>
          </w:rPr>
          <w:t>119</w:t>
        </w:r>
        <w:r w:rsidR="00F57D4A">
          <w:rPr>
            <w:webHidden/>
          </w:rPr>
          <w:fldChar w:fldCharType="end"/>
        </w:r>
      </w:hyperlink>
    </w:p>
    <w:p w14:paraId="1EFD769B" w14:textId="7D3A82AB" w:rsidR="00F57D4A" w:rsidRDefault="00804175">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F57D4A">
          <w:rPr>
            <w:webHidden/>
          </w:rPr>
          <w:t>119</w:t>
        </w:r>
        <w:r w:rsidR="00F57D4A">
          <w:rPr>
            <w:webHidden/>
          </w:rPr>
          <w:fldChar w:fldCharType="end"/>
        </w:r>
      </w:hyperlink>
    </w:p>
    <w:p w14:paraId="7CBBE09C" w14:textId="5EE81589" w:rsidR="00F57D4A" w:rsidRDefault="00804175">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F57D4A">
          <w:rPr>
            <w:webHidden/>
          </w:rPr>
          <w:t>119</w:t>
        </w:r>
        <w:r w:rsidR="00F57D4A">
          <w:rPr>
            <w:webHidden/>
          </w:rPr>
          <w:fldChar w:fldCharType="end"/>
        </w:r>
      </w:hyperlink>
    </w:p>
    <w:p w14:paraId="4EA4CBBD" w14:textId="1E1C9A49" w:rsidR="00F57D4A" w:rsidRDefault="00804175">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F57D4A">
          <w:rPr>
            <w:webHidden/>
          </w:rPr>
          <w:t>121</w:t>
        </w:r>
        <w:r w:rsidR="00F57D4A">
          <w:rPr>
            <w:webHidden/>
          </w:rPr>
          <w:fldChar w:fldCharType="end"/>
        </w:r>
      </w:hyperlink>
    </w:p>
    <w:p w14:paraId="2328F04C" w14:textId="4CF2B261" w:rsidR="00F57D4A" w:rsidRDefault="00804175">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F57D4A">
          <w:rPr>
            <w:webHidden/>
          </w:rPr>
          <w:t>125</w:t>
        </w:r>
        <w:r w:rsidR="00F57D4A">
          <w:rPr>
            <w:webHidden/>
          </w:rPr>
          <w:fldChar w:fldCharType="end"/>
        </w:r>
      </w:hyperlink>
    </w:p>
    <w:p w14:paraId="749756E4" w14:textId="163C45E6" w:rsidR="00F57D4A" w:rsidRDefault="00804175">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F57D4A">
          <w:rPr>
            <w:webHidden/>
          </w:rPr>
          <w:t>127</w:t>
        </w:r>
        <w:r w:rsidR="00F57D4A">
          <w:rPr>
            <w:webHidden/>
          </w:rPr>
          <w:fldChar w:fldCharType="end"/>
        </w:r>
      </w:hyperlink>
    </w:p>
    <w:p w14:paraId="6CED6D60" w14:textId="050EB71E" w:rsidR="00F57D4A" w:rsidRDefault="00804175">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F57D4A">
          <w:rPr>
            <w:webHidden/>
          </w:rPr>
          <w:t>127</w:t>
        </w:r>
        <w:r w:rsidR="00F57D4A">
          <w:rPr>
            <w:webHidden/>
          </w:rPr>
          <w:fldChar w:fldCharType="end"/>
        </w:r>
      </w:hyperlink>
    </w:p>
    <w:p w14:paraId="6B89E226" w14:textId="7F35AEAB" w:rsidR="00F57D4A" w:rsidRDefault="00804175">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F57D4A">
          <w:rPr>
            <w:webHidden/>
          </w:rPr>
          <w:t>128</w:t>
        </w:r>
        <w:r w:rsidR="00F57D4A">
          <w:rPr>
            <w:webHidden/>
          </w:rPr>
          <w:fldChar w:fldCharType="end"/>
        </w:r>
      </w:hyperlink>
    </w:p>
    <w:p w14:paraId="7CFB77F5" w14:textId="77777777" w:rsidR="00990EFE" w:rsidRPr="0098259C" w:rsidRDefault="00A803FC" w:rsidP="00A803FC">
      <w:pPr>
        <w:pStyle w:val="Heading1"/>
      </w:pPr>
      <w:r>
        <w:fldChar w:fldCharType="end"/>
      </w:r>
      <w:bookmarkStart w:id="65" w:name="_Toc55136478"/>
      <w:r w:rsidR="00990EFE" w:rsidRPr="0098259C">
        <w:t>Overview</w:t>
      </w:r>
      <w:bookmarkEnd w:id="57"/>
      <w:bookmarkEnd w:id="58"/>
      <w:bookmarkEnd w:id="65"/>
    </w:p>
    <w:p w14:paraId="5635EB9D" w14:textId="5A2FAF72"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0440B4">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0440B4">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215C08A"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0440B4">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5130C2D9"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0440B4">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42118708"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0440B4" w:rsidRPr="0098259C">
        <w:t xml:space="preserve">Figure </w:t>
      </w:r>
      <w:r w:rsidR="000440B4">
        <w:rPr>
          <w:noProof/>
        </w:rPr>
        <w:t>1</w:t>
      </w:r>
      <w:r w:rsidR="00520A5E">
        <w:fldChar w:fldCharType="end"/>
      </w:r>
      <w:r w:rsidR="00520A5E">
        <w:t>:</w:t>
      </w:r>
    </w:p>
    <w:p w14:paraId="5EEDDB51" w14:textId="77777777" w:rsidR="00990EFE" w:rsidRPr="0098259C" w:rsidRDefault="00804175"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69705471"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5A920BA6" w:rsidR="00990EFE" w:rsidRPr="0098259C" w:rsidRDefault="000D0261" w:rsidP="00B93F47">
      <w:pPr>
        <w:pStyle w:val="Caption"/>
        <w:spacing w:before="0"/>
        <w:ind w:left="1163" w:hanging="879"/>
        <w:rPr>
          <w:b w:val="0"/>
        </w:rPr>
      </w:pPr>
      <w:bookmarkStart w:id="66" w:name="_Ref289631998"/>
      <w:bookmarkStart w:id="67" w:name="OLE_LINK5"/>
      <w:r w:rsidRPr="0098259C">
        <w:t xml:space="preserve">Figure </w:t>
      </w:r>
      <w:r w:rsidRPr="0098259C">
        <w:fldChar w:fldCharType="begin"/>
      </w:r>
      <w:r w:rsidRPr="0098259C">
        <w:instrText xml:space="preserve"> SEQ Figure \* ARABIC </w:instrText>
      </w:r>
      <w:r w:rsidRPr="0098259C">
        <w:fldChar w:fldCharType="separate"/>
      </w:r>
      <w:r w:rsidR="000440B4">
        <w:rPr>
          <w:noProof/>
        </w:rPr>
        <w:t>1</w:t>
      </w:r>
      <w:r w:rsidRPr="0098259C">
        <w:fldChar w:fldCharType="end"/>
      </w:r>
      <w:bookmarkEnd w:id="66"/>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0440B4">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0440B4">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7"/>
    </w:p>
    <w:p w14:paraId="3478D83A" w14:textId="35762276" w:rsidR="00DE46C4" w:rsidRPr="0098259C" w:rsidRDefault="000A1398" w:rsidP="00DE46C4">
      <w:pPr>
        <w:pStyle w:val="BodyText"/>
        <w:rPr>
          <w:rFonts w:eastAsia="MS Mincho"/>
        </w:rPr>
      </w:pPr>
      <w:bookmarkStart w:id="68" w:name="_Toc240646362"/>
      <w:bookmarkStart w:id="69" w:name="_Toc247884535"/>
      <w:bookmarkStart w:id="70"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71" w:name="_Toc55136479"/>
      <w:r w:rsidRPr="0098259C">
        <w:rPr>
          <w:rFonts w:eastAsia="MS Mincho"/>
        </w:rPr>
        <w:t>Properties and Guiding Ideas</w:t>
      </w:r>
      <w:bookmarkEnd w:id="68"/>
      <w:bookmarkEnd w:id="69"/>
      <w:bookmarkEnd w:id="70"/>
      <w:bookmarkEnd w:id="71"/>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2" w:name="_Toc240646363"/>
      <w:bookmarkStart w:id="73" w:name="_Toc247884536"/>
      <w:r>
        <w:br w:type="page"/>
      </w:r>
    </w:p>
    <w:p w14:paraId="1C712CBD" w14:textId="77777777" w:rsidR="00990EFE" w:rsidRPr="0098259C" w:rsidRDefault="00990EFE" w:rsidP="00990EFE">
      <w:pPr>
        <w:pStyle w:val="Heading2"/>
      </w:pPr>
      <w:bookmarkStart w:id="74" w:name="_Toc55136480"/>
      <w:r w:rsidRPr="0098259C">
        <w:t>Acknowledgements</w:t>
      </w:r>
      <w:bookmarkEnd w:id="72"/>
      <w:bookmarkEnd w:id="73"/>
      <w:bookmarkEnd w:id="74"/>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75" w:name="_Ref289418462"/>
      <w:bookmarkStart w:id="76" w:name="_Toc55136481"/>
      <w:bookmarkStart w:id="77" w:name="_Ref240515678"/>
      <w:bookmarkStart w:id="78" w:name="_Ref240515685"/>
      <w:bookmarkStart w:id="79" w:name="_Toc240646364"/>
      <w:bookmarkStart w:id="80" w:name="_Toc247884537"/>
      <w:r w:rsidRPr="0098259C">
        <w:t>F</w:t>
      </w:r>
      <w:r w:rsidR="00592436" w:rsidRPr="0098259C">
        <w:t>MI Common Concepts</w:t>
      </w:r>
      <w:bookmarkEnd w:id="75"/>
      <w:r w:rsidR="00564CCD" w:rsidRPr="0098259C">
        <w:t xml:space="preserve"> for Model Exchange and Co-Simulation</w:t>
      </w:r>
      <w:bookmarkEnd w:id="76"/>
    </w:p>
    <w:p w14:paraId="2F170CC2" w14:textId="41C11E7D"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0440B4">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0440B4">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81" w:name="_Ref288030525"/>
      <w:bookmarkStart w:id="82" w:name="_Ref289411602"/>
      <w:bookmarkStart w:id="83" w:name="_Toc55136482"/>
      <w:r w:rsidRPr="0098259C">
        <w:t xml:space="preserve">FMI </w:t>
      </w:r>
      <w:bookmarkEnd w:id="81"/>
      <w:r w:rsidRPr="0098259C">
        <w:t>Application Programming Interface</w:t>
      </w:r>
      <w:bookmarkEnd w:id="82"/>
      <w:bookmarkEnd w:id="83"/>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1D95FE6A"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0440B4">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0440B4">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84" w:name="_Ref289261358"/>
      <w:bookmarkStart w:id="85" w:name="_Toc55136483"/>
      <w:r w:rsidRPr="0098259C">
        <w:t>Header Files and Naming of Functions</w:t>
      </w:r>
      <w:bookmarkEnd w:id="84"/>
      <w:bookmarkEnd w:id="85"/>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11C3433E"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0440B4">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A81A55F"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0440B4">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A61C916"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0440B4">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0440B4">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86"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6"/>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2166E513"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0440B4">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87" w:name="_Ref289633171"/>
      <w:bookmarkStart w:id="88"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7"/>
      <w:bookmarkEnd w:id="88"/>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5CEE9A95"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0440B4">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48AD310D"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0440B4">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4B86D47C"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0440B4">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89" w:name="_Ref289242802"/>
      <w:bookmarkStart w:id="90" w:name="_Toc55136485"/>
      <w:r w:rsidRPr="0098259C">
        <w:t>Status Returned by Functions</w:t>
      </w:r>
      <w:bookmarkEnd w:id="89"/>
      <w:bookmarkEnd w:id="90"/>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0B0CDD4E"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0440B4">
              <w:t>4.2.3</w:t>
            </w:r>
            <w:r w:rsidR="00546BF2">
              <w:fldChar w:fldCharType="end"/>
            </w:r>
            <w:r w:rsidR="00512E08" w:rsidRPr="0098259C">
              <w:t>).</w:t>
            </w:r>
          </w:p>
        </w:tc>
      </w:tr>
    </w:tbl>
    <w:p w14:paraId="38262163" w14:textId="77777777" w:rsidR="003D0107" w:rsidRPr="0098259C" w:rsidRDefault="003D0107" w:rsidP="00FF0916">
      <w:pPr>
        <w:pStyle w:val="Heading3"/>
      </w:pPr>
      <w:bookmarkStart w:id="91" w:name="_Ref289256130"/>
      <w:bookmarkStart w:id="92" w:name="_Toc55136486"/>
      <w:r w:rsidRPr="0098259C">
        <w:t>Inquire Platform and Version Number of Header Files</w:t>
      </w:r>
      <w:bookmarkEnd w:id="91"/>
      <w:bookmarkEnd w:id="92"/>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93" w:name="_Ref289413928"/>
      <w:bookmarkStart w:id="94" w:name="_Ref289414283"/>
      <w:bookmarkStart w:id="95"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93"/>
      <w:bookmarkEnd w:id="94"/>
      <w:bookmarkEnd w:id="95"/>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782525A1"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0440B4">
              <w:t>3</w:t>
            </w:r>
            <w:r>
              <w:fldChar w:fldCharType="end"/>
            </w:r>
            <w:r>
              <w:t>).</w:t>
            </w:r>
          </w:p>
          <w:p w14:paraId="57BE4CB2" w14:textId="551BB96D"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0440B4">
              <w:t>4</w:t>
            </w:r>
            <w:r>
              <w:fldChar w:fldCharType="end"/>
            </w:r>
            <w:r>
              <w:t>).</w:t>
            </w:r>
          </w:p>
          <w:p w14:paraId="3A9122CE" w14:textId="080D3AC4"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0440B4">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0440B4">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2E41893E"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r w:rsidR="007514F5" w:rsidRPr="0098259C">
              <w:t>an</w:t>
            </w:r>
            <w:r w:rsidR="00E87161" w:rsidRPr="0098259C">
              <w:t xml:space="preserve"> </w:t>
            </w:r>
            <w:r w:rsidR="00140C25">
              <w:rPr>
                <w:rStyle w:val="CODE"/>
              </w:rPr>
              <w:t>fmi2</w:t>
            </w:r>
            <w:r w:rsidR="00E87161" w:rsidRPr="0098259C">
              <w:rPr>
                <w:rStyle w:val="CODE"/>
              </w:rPr>
              <w:t>XXX</w:t>
            </w:r>
            <w:r w:rsidRPr="0098259C">
              <w:t xml:space="preserve"> function</w:t>
            </w:r>
            <w:r w:rsidR="006D4A3A">
              <w:t>,</w:t>
            </w:r>
            <w:r w:rsidRPr="0098259C">
              <w:t xml:space="preserve"> does not behave as desired. If “</w:t>
            </w:r>
            <w:r w:rsidRPr="0098259C">
              <w:rPr>
                <w:rStyle w:val="CODE"/>
                <w:rFonts w:eastAsia="StarSymbol"/>
              </w:rPr>
              <w:t>logger</w:t>
            </w:r>
            <w:r w:rsidRPr="0098259C">
              <w:t>” is called with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then the message is a pure information message. “</w:t>
            </w:r>
            <w:r w:rsidRPr="0098259C">
              <w:rPr>
                <w:rStyle w:val="CODE"/>
                <w:rFonts w:eastAsia="StarSymbol"/>
              </w:rPr>
              <w:t>instanceName</w:t>
            </w:r>
            <w:r w:rsidRPr="0098259C">
              <w:t>” is the instance name of the model that calls this function. “</w:t>
            </w:r>
            <w:r w:rsidRPr="0098259C">
              <w:rPr>
                <w:rStyle w:val="CODE"/>
                <w:rFonts w:eastAsia="StarSymbol"/>
              </w:rPr>
              <w:t>category</w:t>
            </w:r>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r w:rsidR="008E76A9">
              <w:rPr>
                <w:rStyle w:val="CODE"/>
              </w:rPr>
              <w:t>xml</w:t>
            </w:r>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r w:rsidR="00546BF2">
              <w:t xml:space="preserve"> </w:t>
            </w:r>
            <w:r w:rsidR="00546BF2">
              <w:fldChar w:fldCharType="begin"/>
            </w:r>
            <w:r w:rsidR="00546BF2">
              <w:instrText xml:space="preserve"> REF _Ref20232829 \r \h </w:instrText>
            </w:r>
            <w:r w:rsidR="00546BF2">
              <w:fldChar w:fldCharType="separate"/>
            </w:r>
            <w:r w:rsidR="000440B4">
              <w:t>2.2.4</w:t>
            </w:r>
            <w:r w:rsidR="00546BF2">
              <w:fldChar w:fldCharType="end"/>
            </w:r>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r w:rsidR="00140C25">
              <w:rPr>
                <w:rStyle w:val="CODE"/>
              </w:rPr>
              <w:t>fmi2</w:t>
            </w:r>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19B08537" w:rsidR="0043791A" w:rsidRPr="0098259C" w:rsidRDefault="0043791A" w:rsidP="00865E89">
            <w:pPr>
              <w:pStyle w:val="Textkrper-Tabelle"/>
              <w:ind w:left="23" w:firstLine="357"/>
            </w:pPr>
            <w:r w:rsidRPr="0098259C">
              <w:t xml:space="preserve">The logger function will append a line break to each message when writing messages after each other to a terminal or </w:t>
            </w:r>
            <w:r w:rsidR="001F72F2" w:rsidRPr="0098259C">
              <w:t xml:space="preserve">a </w:t>
            </w:r>
            <w:r w:rsidRPr="0098259C">
              <w:t xml:space="preserve">file (the messages may also be shown in other ways, </w:t>
            </w:r>
            <w:r w:rsidR="000061EF" w:rsidRPr="0098259C">
              <w:t>for example</w:t>
            </w:r>
            <w:r w:rsidR="006D4A3A">
              <w:t>,</w:t>
            </w:r>
            <w:r w:rsidR="000061EF" w:rsidRPr="0098259C">
              <w:t xml:space="preserve"> </w:t>
            </w:r>
            <w:r w:rsidRPr="0098259C">
              <w:t>as separate text-boxes in a GUI). The caller may include line-breaks (using "\n") within the message, but should avoid trailing line breaks.</w:t>
            </w: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rPr>
                <w:ins w:id="96" w:author="Bertsch Christian (CR/AEE3)" w:date="2020-05-18T06:31:00Z"/>
              </w:rPr>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6E16E3" w:rsidRDefault="006E16E3" w:rsidP="001544C4">
            <w:pPr>
              <w:pStyle w:val="BlockText"/>
              <w:spacing w:before="120" w:line="260" w:lineRule="exact"/>
              <w:ind w:left="0" w:right="482"/>
              <w:rPr>
                <w:i/>
                <w:rPrChange w:id="97" w:author="Bertsch Christian (CR/AEE3)" w:date="2020-05-18T06:32:00Z">
                  <w:rPr/>
                </w:rPrChange>
              </w:rPr>
              <w:pPrChange w:id="98" w:author="Bertsch Christian (CR/AEE3)" w:date="2020-12-17T10:17:00Z">
                <w:pPr>
                  <w:pStyle w:val="BlockText"/>
                  <w:spacing w:before="120" w:after="0" w:line="260" w:lineRule="exact"/>
                  <w:ind w:left="0" w:right="482"/>
                </w:pPr>
              </w:pPrChange>
            </w:pPr>
            <w:ins w:id="99" w:author="Bertsch Christian (CR/AEE3)" w:date="2020-05-18T06:32:00Z">
              <w:r>
                <w:rPr>
                  <w:i/>
                </w:rPr>
                <w:t>[</w:t>
              </w:r>
            </w:ins>
            <w:ins w:id="100" w:author="Bertsch Christian (CR/AEE3)" w:date="2020-05-18T06:31:00Z">
              <w:r w:rsidRPr="006E16E3">
                <w:rPr>
                  <w:i/>
                  <w:rPrChange w:id="101" w:author="Bertsch Christian (CR/AEE3)" w:date="2020-05-18T06:32:00Z">
                    <w:rPr/>
                  </w:rPrChange>
                </w:rPr>
                <w:t>Note: In FMI 3.0, memory callback functions were removed, because their intended uses failed to materialize and the implementations often had issues.</w:t>
              </w:r>
            </w:ins>
            <w:ins w:id="102" w:author="Bertsch Christian (CR/AEE3)" w:date="2020-05-18T06:32:00Z">
              <w:r w:rsidRPr="006E16E3">
                <w:rPr>
                  <w:i/>
                  <w:rPrChange w:id="103" w:author="Bertsch Christian (CR/AEE3)" w:date="2020-05-18T06:32:00Z">
                    <w:rPr/>
                  </w:rPrChange>
                </w:rPr>
                <w:t xml:space="preserve"> </w:t>
              </w:r>
            </w:ins>
            <w:ins w:id="104" w:author="Bertsch Christian (CR/AEE3)" w:date="2020-12-17T10:17:00Z">
              <w:r w:rsidR="001544C4">
                <w:rPr>
                  <w:i/>
                </w:rPr>
                <w:br/>
              </w:r>
              <w:r w:rsidR="001544C4" w:rsidRPr="001544C4">
                <w:rPr>
                  <w:i/>
                  <w:rPrChange w:id="105" w:author="Bertsch Christian (CR/AEE3)" w:date="2020-12-17T10:17:00Z">
                    <w:rPr/>
                  </w:rPrChange>
                </w:rPr>
                <w:t>New in FMI 2.0.2:</w:t>
              </w:r>
              <w:r w:rsidR="001544C4">
                <w:t xml:space="preserve"> </w:t>
              </w:r>
            </w:ins>
            <w:ins w:id="106" w:author="Bertsch Christian (CR/AEE3)" w:date="2020-05-18T06:31:00Z">
              <w:r w:rsidRPr="006E16E3">
                <w:rPr>
                  <w:i/>
                  <w:rPrChange w:id="107" w:author="Bertsch Christian (CR/AEE3)" w:date="2020-05-18T06:32:00Z">
                    <w:rPr/>
                  </w:rPrChange>
                </w:rPr>
                <w:t xml:space="preserve">It is </w:t>
              </w:r>
            </w:ins>
            <w:ins w:id="108" w:author="Bertsch Christian (CR/AEE3)" w:date="2020-10-27T19:35:00Z">
              <w:r w:rsidR="00BC3FFD" w:rsidRPr="00F50E2A">
                <w:rPr>
                  <w:i/>
                  <w:rPrChange w:id="109" w:author="Bertsch Christian (CR/AEE3)" w:date="2020-12-06T21:29:00Z">
                    <w:rPr/>
                  </w:rPrChange>
                </w:rPr>
                <w:t>discouraged</w:t>
              </w:r>
              <w:r w:rsidR="00BC3FFD">
                <w:t xml:space="preserve"> </w:t>
              </w:r>
            </w:ins>
            <w:ins w:id="110" w:author="Bertsch Christian (CR/AEE3)" w:date="2020-05-18T06:31:00Z">
              <w:r w:rsidRPr="006E16E3">
                <w:rPr>
                  <w:i/>
                  <w:rPrChange w:id="111" w:author="Bertsch Christian (CR/AEE3)" w:date="2020-05-18T06:32:00Z">
                    <w:rPr/>
                  </w:rPrChange>
                </w:rPr>
                <w:t>to use the memory callback functions.]</w:t>
              </w:r>
            </w:ins>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bookmarkStart w:id="112" w:name="_GoBack"/>
            <w:bookmarkEnd w:id="112"/>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7F36267" w:rsidR="002856D6" w:rsidRDefault="002856D6">
            <w:pPr>
              <w:pStyle w:val="Textkrper-Tabelle"/>
              <w:ind w:left="23"/>
            </w:pPr>
            <w:r>
              <w:t>The function controls debug logging that is output via the logger function callback.</w:t>
            </w:r>
            <w:r>
              <w:br/>
            </w:r>
            <w:r w:rsidR="0043791A" w:rsidRPr="0098259C">
              <w:t xml:space="preserve">If </w:t>
            </w:r>
            <w:r w:rsidR="0043791A" w:rsidRPr="0098259C">
              <w:rPr>
                <w:rStyle w:val="CODE"/>
                <w:rFonts w:eastAsia="StarSymbol"/>
              </w:rPr>
              <w:t>loggingOn</w:t>
            </w:r>
            <w:r>
              <w:rPr>
                <w:rStyle w:val="CODE"/>
                <w:rFonts w:eastAsia="StarSymbol"/>
              </w:rPr>
              <w:t xml:space="preserve"> </w:t>
            </w:r>
            <w:r w:rsidR="0043791A" w:rsidRPr="0098259C">
              <w:rPr>
                <w:rStyle w:val="CODE"/>
                <w:rFonts w:eastAsia="StarSymbol"/>
              </w:rPr>
              <w:t>=</w:t>
            </w:r>
            <w:r>
              <w:rPr>
                <w:rStyle w:val="CODE"/>
                <w:rFonts w:eastAsia="StarSymbol"/>
              </w:rPr>
              <w:t xml:space="preserve"> </w:t>
            </w:r>
            <w:r w:rsidR="00140C25">
              <w:rPr>
                <w:rStyle w:val="CODE"/>
                <w:rFonts w:eastAsia="StarSymbol"/>
              </w:rPr>
              <w:t>fmi2</w:t>
            </w:r>
            <w:r w:rsidR="0043791A" w:rsidRPr="0098259C">
              <w:rPr>
                <w:rStyle w:val="CODE"/>
                <w:rFonts w:eastAsia="StarSymbol"/>
              </w:rPr>
              <w:t>True</w:t>
            </w:r>
            <w:r w:rsidR="0043791A" w:rsidRPr="0098259C">
              <w:t>, debug logging is enabled, otherwise it is switched off.</w:t>
            </w:r>
          </w:p>
          <w:p w14:paraId="7183C3A4" w14:textId="2A9FE450" w:rsidR="0043791A" w:rsidRPr="0098259C" w:rsidRDefault="002856D6">
            <w:pPr>
              <w:pStyle w:val="Textkrper-Tabelle"/>
              <w:ind w:left="23"/>
            </w:pPr>
            <w:r>
              <w:t xml:space="preserve">If </w:t>
            </w:r>
            <w:r w:rsidRPr="00D2781E">
              <w:rPr>
                <w:rStyle w:val="CODE"/>
                <w:rFonts w:eastAsia="StarSymbol"/>
              </w:rPr>
              <w:t>loggingOn</w:t>
            </w:r>
            <w:r>
              <w:rPr>
                <w:rStyle w:val="CODE"/>
                <w:rFonts w:eastAsia="StarSymbol"/>
              </w:rPr>
              <w:t xml:space="preserve"> </w:t>
            </w:r>
            <w:r w:rsidRPr="00D2781E">
              <w:rPr>
                <w:rStyle w:val="CODE"/>
                <w:rFonts w:eastAsia="StarSymbol"/>
              </w:rPr>
              <w:t>= fmi2True</w:t>
            </w:r>
            <w:r>
              <w:t xml:space="preserve"> and </w:t>
            </w:r>
            <w:r w:rsidRPr="00D2781E">
              <w:rPr>
                <w:rStyle w:val="CODE"/>
                <w:rFonts w:eastAsia="StarSymbol"/>
              </w:rPr>
              <w:t>nCategories = 0</w:t>
            </w:r>
            <w:r>
              <w:t>, then all debug messages shall be output.</w:t>
            </w:r>
            <w:r w:rsidR="00654544" w:rsidRPr="0098259C">
              <w:br/>
              <w:t>If</w:t>
            </w:r>
            <w:r w:rsidR="00654544" w:rsidRPr="0098259C">
              <w:rPr>
                <w:rStyle w:val="CODE"/>
                <w:rFonts w:eastAsia="StarSymbol"/>
              </w:rPr>
              <w:t xml:space="preserve"> loggingOn=</w:t>
            </w:r>
            <w:r w:rsidR="00140C25">
              <w:rPr>
                <w:rStyle w:val="CODE"/>
                <w:rFonts w:eastAsia="StarSymbol"/>
              </w:rPr>
              <w:t>fmi2</w:t>
            </w:r>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w:t>
            </w:r>
            <w:r>
              <w:t>then only debug messages according to</w:t>
            </w:r>
            <w:r>
              <w:br/>
              <w:t xml:space="preserve">the </w:t>
            </w:r>
            <w:r w:rsidRPr="00D2781E">
              <w:rPr>
                <w:rStyle w:val="CODE"/>
                <w:rFonts w:eastAsia="StarSymbol"/>
              </w:rPr>
              <w:t>categories</w:t>
            </w:r>
            <w:r>
              <w:t xml:space="preserve"> argument shall be output. Vector </w:t>
            </w:r>
            <w:r w:rsidRPr="00D2781E">
              <w:rPr>
                <w:rStyle w:val="CODE"/>
                <w:rFonts w:eastAsia="StarSymbol"/>
              </w:rPr>
              <w:t>categories</w:t>
            </w:r>
            <w:r>
              <w:t xml:space="preserve"> has</w:t>
            </w:r>
            <w:r>
              <w:br/>
            </w:r>
            <w:r w:rsidRPr="00D2781E">
              <w:rPr>
                <w:rStyle w:val="CODE"/>
                <w:rFonts w:eastAsia="StarSymbol"/>
              </w:rPr>
              <w:t>nCategories</w:t>
            </w:r>
            <w:r>
              <w:t xml:space="preserve"> elements. The allowed values of </w:t>
            </w:r>
            <w:r w:rsidRPr="00D2781E">
              <w:rPr>
                <w:rStyle w:val="CODE"/>
                <w:rFonts w:eastAsia="StarSymbol"/>
              </w:rPr>
              <w:t>categories</w:t>
            </w:r>
            <w:r>
              <w:t xml:space="preserve"> are defined by the modeling</w:t>
            </w:r>
            <w:r>
              <w:br/>
              <w:t>environment that generated the FMU. Depending on the generating modeling environment,</w:t>
            </w:r>
            <w:r>
              <w:br/>
              <w:t>none, some or all allowed values for categories for this FMU are defined in the</w:t>
            </w:r>
            <w:r>
              <w:br/>
            </w:r>
            <w:r w:rsidRPr="00D2781E">
              <w:rPr>
                <w:rStyle w:val="CODE"/>
                <w:rFonts w:eastAsia="StarSymbol"/>
              </w:rPr>
              <w:t>modelDescription.xml</w:t>
            </w:r>
            <w:r>
              <w:t xml:space="preserve"> file via element “</w:t>
            </w:r>
            <w:r w:rsidRPr="00D2781E">
              <w:rPr>
                <w:rStyle w:val="CODE"/>
                <w:rFonts w:eastAsia="StarSymbol"/>
              </w:rPr>
              <w:t>fmiModelDescription.LogCategories</w:t>
            </w:r>
            <w:r>
              <w:t>”</w:t>
            </w:r>
            <w:r w:rsidR="00760DB5" w:rsidRPr="0098259C">
              <w:t>, see section</w:t>
            </w:r>
            <w:r w:rsidR="00546BF2">
              <w:t xml:space="preserve"> </w:t>
            </w:r>
            <w:r w:rsidR="00546BF2">
              <w:fldChar w:fldCharType="begin"/>
            </w:r>
            <w:r w:rsidR="00546BF2">
              <w:instrText xml:space="preserve"> REF _Ref20232858 \r \h </w:instrText>
            </w:r>
            <w:r w:rsidR="00546BF2">
              <w:fldChar w:fldCharType="separate"/>
            </w:r>
            <w:r w:rsidR="000440B4">
              <w:t>2.2.4</w:t>
            </w:r>
            <w:r w:rsidR="00546BF2">
              <w:fldChar w:fldCharType="end"/>
            </w:r>
            <w:r w:rsidR="00760DB5" w:rsidRPr="0098259C">
              <w:t>.</w:t>
            </w:r>
          </w:p>
        </w:tc>
      </w:tr>
    </w:tbl>
    <w:p w14:paraId="70984631" w14:textId="77777777" w:rsidR="00E93AC0" w:rsidRPr="0098259C" w:rsidRDefault="00E93AC0" w:rsidP="00E93AC0">
      <w:pPr>
        <w:pStyle w:val="Heading3"/>
      </w:pPr>
      <w:bookmarkStart w:id="113" w:name="_Toc55136488"/>
      <w:bookmarkStart w:id="114" w:name="_Ref289783610"/>
      <w:r w:rsidRPr="0098259C">
        <w:t>Initialization</w:t>
      </w:r>
      <w:r>
        <w:t>,</w:t>
      </w:r>
      <w:r w:rsidRPr="0098259C">
        <w:t xml:space="preserve"> Termination</w:t>
      </w:r>
      <w:r>
        <w:t>, and Resetting an FMU</w:t>
      </w:r>
      <w:bookmarkEnd w:id="113"/>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5C33423A"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0440B4">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15" w:name="_Ref383617125"/>
      <w:bookmarkStart w:id="116" w:name="_Ref383617168"/>
      <w:bookmarkStart w:id="117" w:name="_Toc55136489"/>
      <w:r w:rsidRPr="0098259C">
        <w:t xml:space="preserve">Getting and </w:t>
      </w:r>
      <w:r w:rsidR="00DF4861" w:rsidRPr="0098259C">
        <w:t>Set</w:t>
      </w:r>
      <w:r w:rsidR="00EC58B8" w:rsidRPr="0098259C">
        <w:t xml:space="preserve">ting </w:t>
      </w:r>
      <w:r w:rsidR="00DF4861" w:rsidRPr="0098259C">
        <w:t>Variable Values</w:t>
      </w:r>
      <w:bookmarkEnd w:id="114"/>
      <w:bookmarkEnd w:id="115"/>
      <w:bookmarkEnd w:id="116"/>
      <w:bookmarkEnd w:id="117"/>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F88C408"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0440B4">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35CFAFE"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0440B4">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0440B4">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0440B4">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E5F2259"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0440B4">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18" w:name="_Ref290826787"/>
      <w:bookmarkStart w:id="119" w:name="_Ref290826791"/>
      <w:bookmarkStart w:id="120" w:name="_Toc55136490"/>
      <w:r w:rsidRPr="0098259C">
        <w:t xml:space="preserve">Getting and </w:t>
      </w:r>
      <w:r w:rsidR="00C31261" w:rsidRPr="0098259C">
        <w:t>Setting the Complete FMU State</w:t>
      </w:r>
      <w:bookmarkEnd w:id="118"/>
      <w:bookmarkEnd w:id="119"/>
      <w:bookmarkEnd w:id="120"/>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5ACE4A2A"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0440B4">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0440B4">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370018B5"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0440B4">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0440B4">
              <w:t>4.3.1</w:t>
            </w:r>
            <w:r w:rsidRPr="0098259C">
              <w:fldChar w:fldCharType="end"/>
            </w:r>
            <w:r w:rsidRPr="0098259C">
              <w:t>).</w:t>
            </w:r>
          </w:p>
        </w:tc>
      </w:tr>
    </w:tbl>
    <w:p w14:paraId="2ED4F955" w14:textId="77777777" w:rsidR="008B73CE" w:rsidRPr="0098259C" w:rsidRDefault="008B73CE" w:rsidP="008B73CE">
      <w:pPr>
        <w:pStyle w:val="Heading3"/>
      </w:pPr>
      <w:bookmarkStart w:id="121" w:name="_Toc55136491"/>
      <w:r w:rsidRPr="0098259C">
        <w:t>Getting Partial Derivatives</w:t>
      </w:r>
      <w:bookmarkEnd w:id="121"/>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07F26044"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0440B4">
              <w:t>3.1</w:t>
            </w:r>
            <w:r>
              <w:fldChar w:fldCharType="end"/>
            </w:r>
            <w:r>
              <w:t xml:space="preserve">) and Co-Simulation (section </w:t>
            </w:r>
            <w:r>
              <w:fldChar w:fldCharType="begin"/>
            </w:r>
            <w:r>
              <w:instrText xml:space="preserve"> REF _Ref356504426 \n \h </w:instrText>
            </w:r>
            <w:r>
              <w:fldChar w:fldCharType="separate"/>
            </w:r>
            <w:r w:rsidR="000440B4">
              <w:t>4.1</w:t>
            </w:r>
            <w:r>
              <w:fldChar w:fldCharType="end"/>
            </w:r>
            <w:r>
              <w:t>). In every Mode, the general form of th</w:t>
            </w:r>
            <w:r w:rsidR="00122BA1">
              <w:t>e FMU equations are</w:t>
            </w:r>
            <w:r>
              <w:t>:</w:t>
            </w:r>
          </w:p>
          <w:p w14:paraId="011B64C9" w14:textId="19C09D5D" w:rsidR="00C81421" w:rsidRDefault="00804175"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804175"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7B6186BC" w:rsidR="003E5933" w:rsidRDefault="00804175"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0440B4">
              <w:rPr>
                <w:noProof/>
              </w:rPr>
              <w:t>62</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804175"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ins w:id="122" w:author="Bertsch Christian (CR/AEE3)" w:date="2020-02-27T22:31:00Z">
                    <w:rPr>
                      <w:rFonts w:ascii="Cambria Math" w:hAnsi="Cambria Math"/>
                    </w:rPr>
                    <m:t>∆</m:t>
                  </w:ins>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804175"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25pt;height:30.75pt" o:ole="">
                  <v:imagedata r:id="rId32" o:title=""/>
                </v:shape>
                <o:OLEObject Type="Embed" ProgID="Equation.DSMT4" ShapeID="_x0000_i1026" DrawAspect="Content" ObjectID="_1669705444"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4" o:title=""/>
                </v:shape>
                <o:OLEObject Type="Embed" ProgID="Equation.DSMT4" ShapeID="_x0000_i1027" DrawAspect="Content" ObjectID="_1669705445"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123" w:name="_Ref308190567"/>
      <w:bookmarkStart w:id="124"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36" o:title=""/>
          </v:shape>
          <o:OLEObject Type="Embed" ProgID="Equation.DSMT4" ShapeID="_x0000_i1028" DrawAspect="Content" ObjectID="_1669705446"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36" o:title=""/>
          </v:shape>
          <o:OLEObject Type="Embed" ProgID="Equation.DSMT4" ShapeID="_x0000_i1029" DrawAspect="Content" ObjectID="_1669705447" r:id="rId38"/>
        </w:object>
      </w:r>
      <w:r>
        <w:t xml:space="preserve"> and </w:t>
      </w:r>
      <w:r w:rsidRPr="007A6A51">
        <w:rPr>
          <w:position w:val="-26"/>
        </w:rPr>
        <w:object w:dxaOrig="340" w:dyaOrig="600" w14:anchorId="410FC9A1">
          <v:shape id="_x0000_i1030" type="#_x0000_t75" style="width:18.75pt;height:30.75pt" o:ole="">
            <v:imagedata r:id="rId39" o:title=""/>
          </v:shape>
          <o:OLEObject Type="Embed" ProgID="Equation.DSMT4" ShapeID="_x0000_i1030" DrawAspect="Content" ObjectID="_1669705448"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0.75pt" o:ole="">
            <v:imagedata r:id="rId41" o:title=""/>
          </v:shape>
          <o:OLEObject Type="Embed" ProgID="Equation.DSMT4" ShapeID="_x0000_i1031" DrawAspect="Content" ObjectID="_1669705449"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437ED44C" w:rsidR="00A33508" w:rsidRPr="00E32E4A" w:rsidDel="00270E0B" w:rsidRDefault="00A33508" w:rsidP="00E32E4A">
            <w:pPr>
              <w:pStyle w:val="HTMLPreformatted"/>
              <w:rPr>
                <w:del w:id="125" w:author="Bertsch Christian (CR/AEE3)" w:date="2020-03-27T21:46:00Z"/>
                <w:lang w:val="en-US"/>
              </w:rPr>
            </w:pPr>
            <w:r w:rsidRPr="00E32E4A">
              <w:rPr>
                <w:lang w:val="en-US"/>
              </w:rPr>
              <w:t xml:space="preserve">      </w:t>
            </w:r>
            <w:ins w:id="126" w:author="Bertsch Christian (CR/AEE3)" w:date="2020-03-27T21:46:00Z">
              <w:r w:rsidR="00270E0B" w:rsidRPr="00270E0B">
                <w:rPr>
                  <w:lang w:val="en-US"/>
                  <w:rPrChange w:id="127" w:author="Bertsch Christian (CR/AEE3)" w:date="2020-03-27T21:46:00Z">
                    <w:rPr/>
                  </w:rPrChange>
                </w:rPr>
                <w:t>M_fmi2GetDirectionalDerivative(m, xd_ref, nx, x_ref[i], 1, dvKnown, ci);</w:t>
              </w:r>
            </w:ins>
            <w:del w:id="128" w:author="Bertsch Christian (CR/AEE3)" w:date="2020-03-27T21:46:00Z">
              <w:r w:rsidRPr="00E32E4A" w:rsidDel="00270E0B">
                <w:rPr>
                  <w:lang w:val="en-US"/>
                </w:rPr>
                <w:delText>M_</w:delText>
              </w:r>
              <w:r w:rsidR="00140C25" w:rsidDel="00270E0B">
                <w:rPr>
                  <w:rStyle w:val="CODE"/>
                  <w:lang w:val="en-US"/>
                </w:rPr>
                <w:delText>fmi2</w:delText>
              </w:r>
              <w:r w:rsidRPr="00AE2A4F" w:rsidDel="00270E0B">
                <w:rPr>
                  <w:rStyle w:val="CODE"/>
                  <w:lang w:val="en-US"/>
                </w:rPr>
                <w:delText xml:space="preserve">GetDirectionalDerivative(m, x_ref[i], 1, xd_ref, nx, </w:delText>
              </w:r>
              <w:r w:rsidR="0022690C" w:rsidRPr="00FA3E81" w:rsidDel="00270E0B">
                <w:rPr>
                  <w:lang w:val="en-US"/>
                </w:rPr>
                <w:delText>dvKnown</w:delText>
              </w:r>
              <w:r w:rsidRPr="00AE2A4F" w:rsidDel="00270E0B">
                <w:rPr>
                  <w:rStyle w:val="CODE"/>
                  <w:lang w:val="en-US"/>
                </w:rPr>
                <w:delText>, ci);</w:delText>
              </w:r>
            </w:del>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pPr>
        <w:pStyle w:val="BodyText"/>
        <w:numPr>
          <w:ilvl w:val="0"/>
          <w:numId w:val="75"/>
        </w:numPr>
        <w:rPr>
          <w:i/>
        </w:rPr>
        <w:pPrChange w:id="129" w:author="Bertsch Christian (CR/AEE3)" w:date="2020-11-12T22:25:00Z">
          <w:pPr>
            <w:pStyle w:val="BodyText"/>
            <w:numPr>
              <w:numId w:val="52"/>
            </w:numPr>
            <w:ind w:left="360" w:hanging="360"/>
          </w:pPr>
        </w:pPrChange>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pPr>
        <w:pStyle w:val="BodyText"/>
        <w:numPr>
          <w:ilvl w:val="0"/>
          <w:numId w:val="75"/>
        </w:numPr>
        <w:spacing w:after="120"/>
        <w:rPr>
          <w:i/>
        </w:rPr>
        <w:pPrChange w:id="130" w:author="Bertsch Christian (CR/AEE3)" w:date="2020-11-12T22:25:00Z">
          <w:pPr>
            <w:pStyle w:val="BodyText"/>
            <w:spacing w:after="120"/>
          </w:pPr>
        </w:pPrChange>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r w:rsidR="007834A1">
        <w:fldChar w:fldCharType="begin"/>
      </w:r>
      <w:r w:rsidR="007834A1">
        <w:instrText xml:space="preserve"> HYPERLINK "http://www.cscapes.org/coloringpage/" </w:instrText>
      </w:r>
      <w:r w:rsidR="007834A1">
        <w:fldChar w:fldCharType="separate"/>
      </w:r>
      <w:r w:rsidRPr="00A33508">
        <w:rPr>
          <w:rStyle w:val="Hyperlink"/>
          <w:i/>
        </w:rPr>
        <w:t>http://www.cscapes.org/coloringpage/</w:t>
      </w:r>
      <w:r w:rsidR="007834A1">
        <w:rPr>
          <w:rStyle w:val="Hyperlink"/>
          <w:i/>
        </w:rPr>
        <w:fldChar w:fldCharType="end"/>
      </w:r>
      <w:r w:rsidRPr="00A33508">
        <w:rPr>
          <w:i/>
        </w:rPr>
        <w:t xml:space="preserve">) written in C/C++ (LGPL), or the routines by Coleman, Garbow, Moré: “Software for estimating sparse Jacobian matrices”, ACM Transactions on Mathematical Software - TOMS , vol. 10, no. 3, pp. 346-347, 1984. See e.g. </w:t>
      </w:r>
      <w:r w:rsidR="007834A1">
        <w:fldChar w:fldCharType="begin"/>
      </w:r>
      <w:r w:rsidR="007834A1">
        <w:instrText xml:space="preserve"> HYPERLINK "http://www.netlib.org/toms/618" </w:instrText>
      </w:r>
      <w:r w:rsidR="007834A1">
        <w:fldChar w:fldCharType="separate"/>
      </w:r>
      <w:r w:rsidRPr="00A33508">
        <w:rPr>
          <w:rStyle w:val="Hyperlink"/>
          <w:i/>
        </w:rPr>
        <w:t>http://www.netlib.org/toms/618</w:t>
      </w:r>
      <w:r w:rsidR="007834A1">
        <w:rPr>
          <w:rStyle w:val="Hyperlink"/>
          <w:i/>
        </w:rPr>
        <w:fldChar w:fldCharType="end"/>
      </w:r>
      <w:r w:rsidRPr="00A33508">
        <w:rPr>
          <w:i/>
        </w:rPr>
        <w:t>.</w:t>
      </w:r>
    </w:p>
    <w:p w14:paraId="2FF4CB25" w14:textId="4D9D75E7" w:rsidR="00A33508" w:rsidRPr="00A33508" w:rsidRDefault="00A33508">
      <w:pPr>
        <w:pStyle w:val="BodyText"/>
        <w:numPr>
          <w:ilvl w:val="0"/>
          <w:numId w:val="75"/>
        </w:numPr>
        <w:spacing w:after="120"/>
        <w:rPr>
          <w:i/>
        </w:rPr>
        <w:pPrChange w:id="131" w:author="Bertsch Christian (CR/AEE3)" w:date="2020-11-12T22:25:00Z">
          <w:pPr>
            <w:pStyle w:val="BodyText"/>
            <w:spacing w:after="120"/>
          </w:pPr>
        </w:pPrChange>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32" w:name="_Ref386213289"/>
      <w:bookmarkStart w:id="133" w:name="_Toc55136492"/>
      <w:r w:rsidRPr="0098259C">
        <w:t xml:space="preserve">FMI </w:t>
      </w:r>
      <w:r w:rsidR="003D0107" w:rsidRPr="0098259C">
        <w:t>Description Schema</w:t>
      </w:r>
      <w:bookmarkEnd w:id="123"/>
      <w:bookmarkEnd w:id="124"/>
      <w:bookmarkEnd w:id="132"/>
      <w:bookmarkEnd w:id="133"/>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3"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4"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34" w:name="_Toc247884548"/>
      <w:bookmarkStart w:id="135"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5"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36" w:name="_Ref251789138"/>
      <w:bookmarkEnd w:id="134"/>
      <w:r>
        <w:br w:type="page"/>
      </w:r>
    </w:p>
    <w:p w14:paraId="5BECE950" w14:textId="3B25E0D5" w:rsidR="00324B2A" w:rsidRPr="0098259C" w:rsidRDefault="005A3ED9" w:rsidP="003734ED">
      <w:pPr>
        <w:pStyle w:val="Heading3"/>
      </w:pPr>
      <w:bookmarkStart w:id="137" w:name="_Toc55136493"/>
      <w:r w:rsidRPr="0098259C">
        <w:t>De</w:t>
      </w:r>
      <w:r w:rsidR="00286B87" w:rsidRPr="0098259C">
        <w:t>finition</w:t>
      </w:r>
      <w:r w:rsidRPr="0098259C">
        <w:t xml:space="preserve"> of an FMU</w:t>
      </w:r>
      <w:r w:rsidR="00324B2A" w:rsidRPr="0098259C">
        <w:t xml:space="preserve"> (fmiModelDescription</w:t>
      </w:r>
      <w:bookmarkEnd w:id="135"/>
      <w:r w:rsidR="00324B2A" w:rsidRPr="0098259C">
        <w:t>)</w:t>
      </w:r>
      <w:bookmarkEnd w:id="136"/>
      <w:bookmarkEnd w:id="137"/>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449FB032" w:rsidR="00AA63BB" w:rsidRPr="0098259C" w:rsidRDefault="00C6645C" w:rsidP="00B9515D">
      <w:pPr>
        <w:pStyle w:val="BodyText"/>
      </w:pPr>
      <w:bookmarkStart w:id="138"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0440B4">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0440B4">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38"/>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3D374335" w:rsidR="00324B2A" w:rsidRPr="0098259C" w:rsidRDefault="009A4A1F" w:rsidP="00885BF4">
            <w:pPr>
              <w:pStyle w:val="Textkrper-Tabelle"/>
            </w:pPr>
            <w:r>
              <w:rPr>
                <w:rStyle w:val="FormatvorlageArial"/>
              </w:rPr>
              <w:t>[</w:t>
            </w:r>
            <w:r>
              <w:rPr>
                <w:rStyle w:val="FormatvorlageArial"/>
                <w:i/>
              </w:rPr>
              <w:t>Clarification for FMI 2.0.1: The version string for FMUs generated acoording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8DBE705"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0440B4">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39" w:name="_Toc55136494"/>
      <w:r w:rsidRPr="0098259C">
        <w:t>Definition of Units (</w:t>
      </w:r>
      <w:r w:rsidR="00381199" w:rsidRPr="0098259C">
        <w:t>Unit</w:t>
      </w:r>
      <w:r w:rsidR="00D54D07">
        <w:t>Definitions</w:t>
      </w:r>
      <w:r w:rsidRPr="0098259C">
        <w:t>)</w:t>
      </w:r>
      <w:bookmarkEnd w:id="139"/>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184235" w:rsidR="00660A7D" w:rsidRDefault="00C11D49" w:rsidP="00660A7D">
      <w:pPr>
        <w:pStyle w:val="BodyText"/>
        <w:jc w:val="center"/>
        <w:rPr>
          <w:ins w:id="140" w:author="Bertsch Christian (CR/AEE3)" w:date="2020-11-11T22:20:00Z"/>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ins w:id="141" w:author="Bertsch Christian (CR/AEE3)" w:date="2020-11-11T22:20:00Z">
        <w:r w:rsidR="00183216">
          <w:t xml:space="preserve"> </w:t>
        </w:r>
      </w:ins>
      <w:del w:id="142" w:author="Bertsch Christian (CR/AEE3)" w:date="2020-11-11T22:20:00Z">
        <w:r w:rsidR="00660A7D" w:rsidRPr="0098259C" w:rsidDel="00183216">
          <w:delText xml:space="preserve"> </w:delText>
        </w:r>
      </w:del>
      <w:ins w:id="143" w:author="Bertsch Christian (CR/AEE3)" w:date="2020-11-11T22:19:00Z">
        <w:r w:rsidR="00183216">
          <w:rPr>
            <w:rStyle w:val="pl-s"/>
          </w:rPr>
          <w:t xml:space="preserve">(if </w:t>
        </w:r>
        <w:r w:rsidR="00183216" w:rsidRPr="00183216">
          <w:rPr>
            <w:rStyle w:val="CODE"/>
            <w:rPrChange w:id="144" w:author="Bertsch Christian (CR/AEE3)" w:date="2020-11-11T22:20:00Z">
              <w:rPr>
                <w:rStyle w:val="pl-s"/>
              </w:rPr>
            </w:rPrChange>
          </w:rPr>
          <w:t>relativeQuantit</w:t>
        </w:r>
      </w:ins>
      <w:ins w:id="145" w:author="Bertsch Christian (CR/AEE3)" w:date="2020-11-11T22:20:00Z">
        <w:r w:rsidR="00183216">
          <w:rPr>
            <w:rStyle w:val="CODE"/>
          </w:rPr>
          <w:t>y</w:t>
        </w:r>
      </w:ins>
      <w:ins w:id="146" w:author="Bertsch Christian (CR/AEE3)" w:date="2020-11-11T22:19:00Z">
        <w:r w:rsidR="00183216">
          <w:rPr>
            <w:rStyle w:val="pl-s"/>
          </w:rPr>
          <w:t xml:space="preserve"> then </w:t>
        </w:r>
        <w:r w:rsidR="00183216" w:rsidRPr="00183216">
          <w:rPr>
            <w:rStyle w:val="CODE"/>
            <w:rPrChange w:id="147" w:author="Bertsch Christian (CR/AEE3)" w:date="2020-11-11T22:20:00Z">
              <w:rPr>
                <w:rStyle w:val="pl-s"/>
              </w:rPr>
            </w:rPrChange>
          </w:rPr>
          <w:t>0</w:t>
        </w:r>
        <w:r w:rsidR="00183216">
          <w:rPr>
            <w:rStyle w:val="pl-s"/>
          </w:rPr>
          <w:t xml:space="preserve"> else</w:t>
        </w:r>
        <w:r w:rsidR="00183216" w:rsidRPr="0098259C">
          <w:rPr>
            <w:rStyle w:val="CODE"/>
          </w:rPr>
          <w:t xml:space="preserve"> </w:t>
        </w:r>
      </w:ins>
      <w:r w:rsidR="00660A7D" w:rsidRPr="0098259C">
        <w:rPr>
          <w:rStyle w:val="CODE"/>
        </w:rPr>
        <w:t>offset</w:t>
      </w:r>
      <w:ins w:id="148" w:author="Bertsch Christian (CR/AEE3)" w:date="2020-11-11T22:20:00Z">
        <w:r w:rsidR="00183216">
          <w:rPr>
            <w:rStyle w:val="CODE"/>
          </w:rPr>
          <w:t>)</w:t>
        </w:r>
      </w:ins>
    </w:p>
    <w:p w14:paraId="7DD25D94" w14:textId="5B25BE4B" w:rsidR="00183216" w:rsidRPr="0098259C" w:rsidRDefault="00183216">
      <w:pPr>
        <w:pStyle w:val="BodyText"/>
        <w:rPr>
          <w:ins w:id="149" w:author="Bertsch Christian (CR/AEE3)" w:date="2020-11-11T22:20:00Z"/>
        </w:rPr>
        <w:pPrChange w:id="150" w:author="Bertsch Christian (CR/AEE3)" w:date="2020-11-11T22:21:00Z">
          <w:pPr>
            <w:pStyle w:val="BodyText"/>
            <w:jc w:val="center"/>
          </w:pPr>
        </w:pPrChange>
      </w:pPr>
      <w:ins w:id="151" w:author="Bertsch Christian (CR/AEE3)" w:date="2020-11-11T22:20:00Z">
        <w:r>
          <w:rPr>
            <w:rStyle w:val="blob-code-inner"/>
          </w:rPr>
          <w:t xml:space="preserve">where </w:t>
        </w:r>
        <w:r w:rsidRPr="00183216">
          <w:rPr>
            <w:rStyle w:val="CODE"/>
            <w:rPrChange w:id="152" w:author="Bertsch Christian (CR/AEE3)" w:date="2020-11-11T22:21:00Z">
              <w:rPr>
                <w:rStyle w:val="pl-c1"/>
              </w:rPr>
            </w:rPrChange>
          </w:rPr>
          <w:t>factor</w:t>
        </w:r>
        <w:r>
          <w:rPr>
            <w:rStyle w:val="blob-code-inner"/>
          </w:rPr>
          <w:t xml:space="preserve"> and </w:t>
        </w:r>
        <w:r w:rsidRPr="00183216">
          <w:rPr>
            <w:rStyle w:val="CODE"/>
            <w:rPrChange w:id="153" w:author="Bertsch Christian (CR/AEE3)" w:date="2020-11-11T22:22:00Z">
              <w:rPr>
                <w:rStyle w:val="pl-c1"/>
              </w:rPr>
            </w:rPrChange>
          </w:rPr>
          <w:t>offset</w:t>
        </w:r>
        <w:r>
          <w:rPr>
            <w:rStyle w:val="blob-code-inner"/>
          </w:rPr>
          <w:t xml:space="preserve"> are attributes of the </w:t>
        </w:r>
        <w:r w:rsidRPr="00183216">
          <w:rPr>
            <w:rStyle w:val="CODE"/>
            <w:rPrChange w:id="154" w:author="Bertsch Christian (CR/AEE3)" w:date="2020-11-11T22:22:00Z">
              <w:rPr>
                <w:rStyle w:val="pl-c1"/>
              </w:rPr>
            </w:rPrChange>
          </w:rPr>
          <w:t>BaseUnit</w:t>
        </w:r>
        <w:r>
          <w:rPr>
            <w:rStyle w:val="blob-code-inner"/>
          </w:rPr>
          <w:t xml:space="preserve">, and </w:t>
        </w:r>
        <w:r w:rsidRPr="00183216">
          <w:rPr>
            <w:rStyle w:val="CODE"/>
            <w:rPrChange w:id="155" w:author="Bertsch Christian (CR/AEE3)" w:date="2020-11-11T22:22:00Z">
              <w:rPr>
                <w:rStyle w:val="pl-c1"/>
              </w:rPr>
            </w:rPrChange>
          </w:rPr>
          <w:t>relativeQuantity</w:t>
        </w:r>
        <w:r>
          <w:rPr>
            <w:rStyle w:val="blob-code-inner"/>
          </w:rPr>
          <w:t xml:space="preserve"> an attribute of the </w:t>
        </w:r>
        <w:r w:rsidRPr="00183216">
          <w:rPr>
            <w:rStyle w:val="CODE"/>
            <w:rPrChange w:id="156" w:author="Bertsch Christian (CR/AEE3)" w:date="2020-11-11T22:21:00Z">
              <w:rPr>
                <w:rStyle w:val="pl-c1"/>
              </w:rPr>
            </w:rPrChange>
          </w:rPr>
          <w:t>TypeDefinition</w:t>
        </w:r>
        <w:r>
          <w:rPr>
            <w:rStyle w:val="blob-code-inner"/>
          </w:rPr>
          <w:t xml:space="preserve"> of a variable.</w:t>
        </w:r>
      </w:ins>
    </w:p>
    <w:p w14:paraId="0827B339" w14:textId="27CAC7D8" w:rsidR="00183216" w:rsidRPr="0098259C" w:rsidDel="00183216" w:rsidRDefault="00183216" w:rsidP="00660A7D">
      <w:pPr>
        <w:pStyle w:val="BodyText"/>
        <w:jc w:val="center"/>
        <w:rPr>
          <w:del w:id="157" w:author="Bertsch Christian (CR/AEE3)" w:date="2020-11-11T22:22:00Z"/>
        </w:rPr>
      </w:pPr>
    </w:p>
    <w:p w14:paraId="3AE653E9" w14:textId="5568AF96" w:rsidR="007F1D29" w:rsidRPr="0098259C" w:rsidDel="00183216" w:rsidRDefault="007F1D29" w:rsidP="009A753C">
      <w:pPr>
        <w:pStyle w:val="BodyText"/>
        <w:rPr>
          <w:del w:id="158" w:author="Bertsch Christian (CR/AEE3)" w:date="2020-11-11T22:22:00Z"/>
        </w:rPr>
      </w:pP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50" o:title=""/>
                </v:shape>
                <o:OLEObject Type="Embed" ProgID="Equation.DSMT4" ShapeID="_x0000_i1032" DrawAspect="Content" ObjectID="_1669705450" r:id="rId51"/>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50" o:title=""/>
                </v:shape>
                <o:OLEObject Type="Embed" ProgID="Equation.DSMT4" ShapeID="_x0000_i1033" DrawAspect="Content" ObjectID="_1669705451" r:id="rId52"/>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3" o:title=""/>
                </v:shape>
                <o:OLEObject Type="Embed" ProgID="Equation.DSMT4" ShapeID="_x0000_i1034" DrawAspect="Content" ObjectID="_1669705452" r:id="rId54"/>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525601FC" w:rsidR="00FA00CB" w:rsidRPr="0098259C" w:rsidRDefault="00A3686F" w:rsidP="00C12648">
      <w:pPr>
        <w:pStyle w:val="BodyText"/>
        <w:spacing w:after="120"/>
        <w:ind w:left="873"/>
        <w:rPr>
          <w:rStyle w:val="CODE"/>
          <w:i/>
        </w:rPr>
      </w:pPr>
      <w:r w:rsidRPr="0098259C">
        <w:rPr>
          <w:rStyle w:val="CODE"/>
          <w:i/>
        </w:rPr>
        <w:t xml:space="preserve">factor(v1)*v1 + </w:t>
      </w:r>
      <w:ins w:id="159" w:author="Bertsch Christian (CR/AEE3)" w:date="2020-11-11T22:23:00Z">
        <w:r w:rsidR="00183216" w:rsidRPr="00183216">
          <w:rPr>
            <w:rStyle w:val="CODE"/>
            <w:i/>
            <w:rPrChange w:id="160" w:author="Bertsch Christian (CR/AEE3)" w:date="2020-11-11T22:23:00Z">
              <w:rPr>
                <w:rStyle w:val="pl-c1"/>
              </w:rPr>
            </w:rPrChange>
          </w:rPr>
          <w:t>(if relativeQuantity(v1) then 0 else offset(v1))</w:t>
        </w:r>
      </w:ins>
      <w:del w:id="161" w:author="Bertsch Christian (CR/AEE3)" w:date="2020-11-11T22:23:00Z">
        <w:r w:rsidRPr="0098259C" w:rsidDel="00183216">
          <w:rPr>
            <w:rStyle w:val="CODE"/>
            <w:i/>
          </w:rPr>
          <w:delText>offset(v1)</w:delText>
        </w:r>
      </w:del>
      <w:r w:rsidRPr="0098259C">
        <w:rPr>
          <w:rStyle w:val="CODE"/>
          <w:i/>
        </w:rPr>
        <w:t xml:space="preserve"> = factor(v2)*v2 + </w:t>
      </w:r>
      <w:ins w:id="162" w:author="Bertsch Christian (CR/AEE3)" w:date="2020-11-11T22:24:00Z">
        <w:r w:rsidR="00183216" w:rsidRPr="00183216">
          <w:rPr>
            <w:rStyle w:val="CODE"/>
            <w:i/>
            <w:rPrChange w:id="163" w:author="Bertsch Christian (CR/AEE3)" w:date="2020-11-11T22:24:00Z">
              <w:rPr>
                <w:rStyle w:val="pl-c1"/>
              </w:rPr>
            </w:rPrChange>
          </w:rPr>
          <w:t>(if relativeQuantity(v2) then 0 else offset(v2))</w:t>
        </w:r>
      </w:ins>
      <w:del w:id="164" w:author="Bertsch Christian (CR/AEE3)" w:date="2020-11-11T22:24:00Z">
        <w:r w:rsidRPr="0098259C" w:rsidDel="00183216">
          <w:rPr>
            <w:rStyle w:val="CODE"/>
            <w:i/>
          </w:rPr>
          <w:delText>offset(v2)</w:delText>
        </w:r>
      </w:del>
    </w:p>
    <w:p w14:paraId="3D465E56" w14:textId="504D68F5" w:rsidR="00E10CDC" w:rsidRPr="00E10CDC" w:rsidRDefault="00E10CDC" w:rsidP="00C12648">
      <w:pPr>
        <w:pStyle w:val="BodyText"/>
        <w:rPr>
          <w:ins w:id="165" w:author="Bertsch Christian (CR/AEE3)" w:date="2020-11-11T22:14:00Z"/>
          <w:i/>
        </w:rPr>
      </w:pPr>
      <w:ins w:id="166" w:author="Bertsch Christian (CR/AEE3)" w:date="2020-11-11T22:14:00Z">
        <w:r>
          <w:rPr>
            <w:i/>
          </w:rPr>
          <w:t xml:space="preserve">where </w:t>
        </w:r>
        <w:r w:rsidR="00183216">
          <w:rPr>
            <w:rStyle w:val="CODE"/>
            <w:i/>
          </w:rPr>
          <w:t>relativeQuantity(v1)</w:t>
        </w:r>
      </w:ins>
      <w:ins w:id="167" w:author="Bertsch Christian (CR/AEE3)" w:date="2020-11-11T22:25:00Z">
        <w:r w:rsidR="00183216">
          <w:rPr>
            <w:rStyle w:val="CODE"/>
            <w:i/>
          </w:rPr>
          <w:t xml:space="preserve"> </w:t>
        </w:r>
      </w:ins>
      <w:ins w:id="168" w:author="Bertsch Christian (CR/AEE3)" w:date="2020-11-11T22:14:00Z">
        <w:r w:rsidR="00183216">
          <w:rPr>
            <w:rStyle w:val="CODE"/>
            <w:i/>
          </w:rPr>
          <w:t>=</w:t>
        </w:r>
        <w:r w:rsidRPr="00E10CDC">
          <w:rPr>
            <w:rStyle w:val="CODE"/>
            <w:i/>
            <w:rPrChange w:id="169" w:author="Bertsch Christian (CR/AEE3)" w:date="2020-11-11T22:14:00Z">
              <w:rPr>
                <w:rStyle w:val="pl-c1"/>
              </w:rPr>
            </w:rPrChange>
          </w:rPr>
          <w:t xml:space="preserve"> relativeQuantity(v2</w:t>
        </w:r>
        <w:r w:rsidRPr="00E10CDC">
          <w:rPr>
            <w:rPrChange w:id="170" w:author="Bertsch Christian (CR/AEE3)" w:date="2020-11-11T22:15:00Z">
              <w:rPr>
                <w:rStyle w:val="pl-c1"/>
              </w:rPr>
            </w:rPrChange>
          </w:rPr>
          <w:t>)</w:t>
        </w:r>
      </w:ins>
      <w:ins w:id="171" w:author="Bertsch Christian (CR/AEE3)" w:date="2020-11-11T22:15:00Z">
        <w:r>
          <w:t xml:space="preserve"> </w:t>
        </w:r>
        <w:r w:rsidRPr="001B7F72">
          <w:rPr>
            <w:rPrChange w:id="172" w:author="Bertsch Christian (CR/AEE3)" w:date="2020-11-11T22:42:00Z">
              <w:rPr>
                <w:rStyle w:val="CODE"/>
                <w:i/>
              </w:rPr>
            </w:rPrChange>
          </w:rPr>
          <w:t>is</w:t>
        </w:r>
        <w:r w:rsidRPr="00E10CDC">
          <w:rPr>
            <w:rPrChange w:id="173" w:author="Bertsch Christian (CR/AEE3)" w:date="2020-11-11T22:15:00Z">
              <w:rPr>
                <w:rStyle w:val="CODE"/>
                <w:i/>
              </w:rPr>
            </w:rPrChange>
          </w:rPr>
          <w:t xml:space="preserve"> </w:t>
        </w:r>
        <w:r w:rsidRPr="001B7F72">
          <w:rPr>
            <w:rPrChange w:id="174" w:author="Bertsch Christian (CR/AEE3)" w:date="2020-11-11T22:42:00Z">
              <w:rPr>
                <w:rStyle w:val="CODE"/>
                <w:i/>
              </w:rPr>
            </w:rPrChange>
          </w:rPr>
          <w:t>required.</w:t>
        </w:r>
      </w:ins>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75" w:name="_Ref248879321"/>
      <w:r>
        <w:br w:type="page"/>
      </w:r>
    </w:p>
    <w:p w14:paraId="18557AF2" w14:textId="3870A374" w:rsidR="001C53BD" w:rsidRPr="0098259C" w:rsidRDefault="00A51269" w:rsidP="001C53BD">
      <w:pPr>
        <w:pStyle w:val="Heading3"/>
      </w:pPr>
      <w:bookmarkStart w:id="176" w:name="_Ref20232603"/>
      <w:bookmarkStart w:id="177" w:name="_Ref20232625"/>
      <w:bookmarkStart w:id="178" w:name="_Ref20232651"/>
      <w:bookmarkStart w:id="179" w:name="_Toc55136495"/>
      <w:r w:rsidRPr="0098259C">
        <w:t xml:space="preserve">Definition of </w:t>
      </w:r>
      <w:r w:rsidR="001C53BD" w:rsidRPr="0098259C">
        <w:t>Type</w:t>
      </w:r>
      <w:r w:rsidRPr="0098259C">
        <w:t>s</w:t>
      </w:r>
      <w:r w:rsidR="001C53BD" w:rsidRPr="0098259C">
        <w:t xml:space="preserve"> (</w:t>
      </w:r>
      <w:bookmarkStart w:id="180" w:name="_Ref248546594"/>
      <w:r w:rsidR="00381199" w:rsidRPr="0098259C">
        <w:t>Type</w:t>
      </w:r>
      <w:bookmarkEnd w:id="180"/>
      <w:r w:rsidR="00D54D07">
        <w:t>Definitions</w:t>
      </w:r>
      <w:r w:rsidR="001C53BD" w:rsidRPr="0098259C">
        <w:t>)</w:t>
      </w:r>
      <w:bookmarkEnd w:id="175"/>
      <w:bookmarkEnd w:id="176"/>
      <w:bookmarkEnd w:id="177"/>
      <w:bookmarkEnd w:id="178"/>
      <w:bookmarkEnd w:id="179"/>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ins w:id="181" w:author="Bertsch Christian (CR/AEE3)" w:date="2020-11-11T22:27:00Z">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ins>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073E8C60"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0440B4">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182"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7723F7">
        <w:rPr>
          <w:lang w:eastAsia="de-DE"/>
          <w:rPrChange w:id="183" w:author="Bertsch Christian (CR/AEE3)" w:date="2020-02-27T22:28:00Z">
            <w:rPr>
              <w:lang w:val="de-DE" w:eastAsia="de-DE"/>
            </w:rPr>
          </w:rPrChange>
        </w:rPr>
        <w:t>]</w:t>
      </w:r>
    </w:p>
    <w:p w14:paraId="245C15C3" w14:textId="77777777" w:rsidR="0065491B" w:rsidRDefault="0065491B">
      <w:pPr>
        <w:spacing w:line="240" w:lineRule="auto"/>
        <w:rPr>
          <w:b/>
          <w:iCs/>
          <w:spacing w:val="4"/>
        </w:rPr>
      </w:pPr>
      <w:bookmarkStart w:id="184" w:name="_Ref348900361"/>
      <w:bookmarkStart w:id="185" w:name="_Ref348900508"/>
      <w:r>
        <w:br w:type="page"/>
      </w:r>
    </w:p>
    <w:p w14:paraId="2E2C5442" w14:textId="703E62AA" w:rsidR="00BD0956" w:rsidRPr="0098259C" w:rsidRDefault="00A51269" w:rsidP="00BD0956">
      <w:pPr>
        <w:pStyle w:val="Heading3"/>
      </w:pPr>
      <w:bookmarkStart w:id="186" w:name="_Ref20232829"/>
      <w:bookmarkStart w:id="187" w:name="_Ref20232858"/>
      <w:bookmarkStart w:id="188" w:name="_Toc55136496"/>
      <w:r w:rsidRPr="0098259C">
        <w:t>Definition of Log C</w:t>
      </w:r>
      <w:r w:rsidR="002C5A1B">
        <w:t>ategories (</w:t>
      </w:r>
      <w:r w:rsidR="00BD0956" w:rsidRPr="0098259C">
        <w:t>LogCategories)</w:t>
      </w:r>
      <w:bookmarkEnd w:id="182"/>
      <w:bookmarkEnd w:id="184"/>
      <w:bookmarkEnd w:id="185"/>
      <w:bookmarkEnd w:id="186"/>
      <w:bookmarkEnd w:id="187"/>
      <w:bookmarkEnd w:id="188"/>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66667" cy="2171429"/>
                    </a:xfrm>
                    <a:prstGeom prst="rect">
                      <a:avLst/>
                    </a:prstGeom>
                  </pic:spPr>
                </pic:pic>
              </a:graphicData>
            </a:graphic>
          </wp:inline>
        </w:drawing>
      </w:r>
    </w:p>
    <w:p w14:paraId="7736AF38" w14:textId="41EE27C9"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0440B4">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89" w:name="_Ref369611262"/>
      <w:bookmarkStart w:id="190" w:name="_Toc55136497"/>
      <w:r w:rsidRPr="0098259C">
        <w:t>Definition of a D</w:t>
      </w:r>
      <w:r w:rsidR="00296BAA" w:rsidRPr="0098259C">
        <w:t xml:space="preserve">efault </w:t>
      </w:r>
      <w:r w:rsidRPr="0098259C">
        <w:t>E</w:t>
      </w:r>
      <w:r w:rsidR="002C5A1B">
        <w:t>xperiment (</w:t>
      </w:r>
      <w:r w:rsidR="00296BAA" w:rsidRPr="0098259C">
        <w:t>DefaultExperiment)</w:t>
      </w:r>
      <w:bookmarkEnd w:id="189"/>
      <w:bookmarkEnd w:id="190"/>
    </w:p>
    <w:p w14:paraId="25CCA8F0" w14:textId="37FE5FDE" w:rsidR="00324B2A" w:rsidRPr="0098259C" w:rsidRDefault="00324B2A" w:rsidP="00324B2A">
      <w:pPr>
        <w:pStyle w:val="BodyText"/>
      </w:pPr>
      <w:r w:rsidRPr="0098259C">
        <w:t>Element “</w:t>
      </w:r>
      <w:bookmarkStart w:id="191" w:name="_Toc240646377"/>
      <w:bookmarkStart w:id="192" w:name="_Toc247884550"/>
      <w:r w:rsidRPr="0098259C">
        <w:rPr>
          <w:rStyle w:val="CODE"/>
          <w:b/>
        </w:rPr>
        <w:t>DefaultExperiment</w:t>
      </w:r>
      <w:bookmarkEnd w:id="191"/>
      <w:bookmarkEnd w:id="192"/>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93" w:name="_Toc55136498"/>
      <w:r w:rsidRPr="0098259C">
        <w:t>Definition of Vendor A</w:t>
      </w:r>
      <w:r w:rsidR="002C5A1B">
        <w:t>nnotations (</w:t>
      </w:r>
      <w:r w:rsidR="00296BAA" w:rsidRPr="0098259C">
        <w:t>VendorAnnotations)</w:t>
      </w:r>
      <w:bookmarkEnd w:id="193"/>
    </w:p>
    <w:p w14:paraId="1DFB5228" w14:textId="34B0A95B" w:rsidR="00324B2A" w:rsidRPr="0098259C" w:rsidRDefault="00324B2A" w:rsidP="00324B2A">
      <w:pPr>
        <w:pStyle w:val="BodyText"/>
      </w:pPr>
      <w:r w:rsidRPr="0098259C">
        <w:t>Element “</w:t>
      </w:r>
      <w:bookmarkStart w:id="194" w:name="_Toc240646378"/>
      <w:bookmarkStart w:id="195" w:name="_Toc247884551"/>
      <w:r w:rsidRPr="0098259C">
        <w:rPr>
          <w:rStyle w:val="CODE"/>
          <w:b/>
        </w:rPr>
        <w:t>VendorAnnotations</w:t>
      </w:r>
      <w:bookmarkEnd w:id="194"/>
      <w:bookmarkEnd w:id="195"/>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96" w:name="_Ref240457838"/>
      <w:bookmarkStart w:id="197" w:name="_Ref240457869"/>
      <w:bookmarkStart w:id="198" w:name="_Toc240646379"/>
      <w:bookmarkStart w:id="199" w:name="_Ref248547015"/>
      <w:bookmarkStart w:id="200" w:name="_Ref249423326"/>
      <w:bookmarkStart w:id="201" w:name="_Toc55136499"/>
      <w:r w:rsidRPr="0098259C">
        <w:t xml:space="preserve">Definition of </w:t>
      </w:r>
      <w:r w:rsidR="00702CF6" w:rsidRPr="0098259C">
        <w:t>Model Variables</w:t>
      </w:r>
      <w:r w:rsidRPr="0098259C">
        <w:t xml:space="preserve"> (</w:t>
      </w:r>
      <w:r w:rsidR="00FB334E" w:rsidRPr="0098259C">
        <w:t>ModelVariables</w:t>
      </w:r>
      <w:bookmarkEnd w:id="196"/>
      <w:bookmarkEnd w:id="197"/>
      <w:bookmarkEnd w:id="198"/>
      <w:bookmarkEnd w:id="199"/>
      <w:r w:rsidRPr="0098259C">
        <w:t>)</w:t>
      </w:r>
      <w:bookmarkEnd w:id="200"/>
      <w:bookmarkEnd w:id="201"/>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202" w:name="OLE_LINK6"/>
            <w:bookmarkStart w:id="203"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202"/>
            <w:bookmarkEnd w:id="203"/>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081CDAB9"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0440B4">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48AB85F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0440B4">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00F85B6D"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0440B4">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45C77218"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0440B4">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204"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0"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204"/>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BDD00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0440B4">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205" w:name="_Ref369247608"/>
      <w:bookmarkStart w:id="206" w:name="_Toc55136500"/>
      <w:r w:rsidR="00C6645C" w:rsidRPr="0098259C">
        <w:t xml:space="preserve">Definition </w:t>
      </w:r>
      <w:r w:rsidR="002C5A1B">
        <w:t>of the Model Structure (</w:t>
      </w:r>
      <w:r w:rsidR="00C6645C" w:rsidRPr="0098259C">
        <w:t>ModelStructure)</w:t>
      </w:r>
      <w:bookmarkEnd w:id="205"/>
      <w:bookmarkEnd w:id="206"/>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548BEC0F"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0440B4">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207"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207"/>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804175"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804175"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804175"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804175"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804175"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804175"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208" w:name="Dependencies_Knowns"/>
            <w:bookmarkEnd w:id="208"/>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209" w:name="OLE_LINK4"/>
            <w:bookmarkStart w:id="210" w:name="OLE_LINK9"/>
            <w:r w:rsidR="006C1028">
              <w:t>or at a  Communication Point (CoSimulation)</w:t>
            </w:r>
            <w:bookmarkEnd w:id="209"/>
            <w:bookmarkEnd w:id="210"/>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804175"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804175"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804175"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211" w:name="_Ref289269149"/>
      <w:bookmarkStart w:id="212" w:name="_Toc55136501"/>
      <w:r w:rsidRPr="0098259C">
        <w:t>Variable Naming C</w:t>
      </w:r>
      <w:r w:rsidR="002C5A1B">
        <w:t>onventions (</w:t>
      </w:r>
      <w:r w:rsidRPr="0098259C">
        <w:t>variableNamingConvention)</w:t>
      </w:r>
      <w:bookmarkEnd w:id="211"/>
      <w:bookmarkEnd w:id="212"/>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6"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5B38B00C" w:rsidR="0088635A" w:rsidRPr="0098259C" w:rsidDel="004C1FDF" w:rsidRDefault="0088635A" w:rsidP="0088635A">
      <w:pPr>
        <w:pStyle w:val="CODE1"/>
        <w:ind w:left="720"/>
        <w:rPr>
          <w:del w:id="213" w:author="Bertsch Christian (CR/AEE3)" w:date="2020-02-27T22:44:00Z"/>
          <w:noProof w:val="0"/>
        </w:rPr>
      </w:pPr>
      <w:r w:rsidRPr="0098259C">
        <w:rPr>
          <w:noProof w:val="0"/>
        </w:rPr>
        <w:t>v_min</w:t>
      </w:r>
    </w:p>
    <w:p w14:paraId="3769D215" w14:textId="1B3B1D84" w:rsidR="0088635A" w:rsidRPr="0098259C" w:rsidRDefault="0088635A">
      <w:pPr>
        <w:pStyle w:val="CODE1"/>
        <w:ind w:left="720"/>
      </w:pPr>
      <w:r w:rsidRPr="004C1FDF">
        <w:rPr>
          <w:noProof w:val="0"/>
        </w:rPr>
        <w:t>robot.axis.</w:t>
      </w:r>
      <w:del w:id="214" w:author="Bertsch Christian (CR/AEE3)" w:date="2020-02-27T22:44:00Z">
        <w:r w:rsidRPr="004C1FDF" w:rsidDel="004C1FDF">
          <w:rPr>
            <w:noProof w:val="0"/>
          </w:rPr>
          <w:delText>′</w:delText>
        </w:r>
      </w:del>
      <w:ins w:id="215" w:author="Bertsch Christian (CR/AEE3)" w:date="2020-02-27T22:44:00Z">
        <w:r w:rsidR="004C1FDF" w:rsidRPr="004C1FDF">
          <w:t>'</w:t>
        </w:r>
      </w:ins>
      <w:r w:rsidRPr="004C1FDF">
        <w:rPr>
          <w:noProof w:val="0"/>
        </w:rPr>
        <w:t>motor #234</w:t>
      </w:r>
      <w:del w:id="216" w:author="Bertsch Christian (CR/AEE3)" w:date="2020-02-27T22:43:00Z">
        <w:r w:rsidRPr="004C1FDF" w:rsidDel="004C1FDF">
          <w:rPr>
            <w:noProof w:val="0"/>
          </w:rPr>
          <w:delText>′</w:delText>
        </w:r>
      </w:del>
      <w:ins w:id="217" w:author="Bertsch Christian (CR/AEE3)" w:date="2020-02-27T22:44:00Z">
        <w:r w:rsidR="004C1FDF" w:rsidRPr="004C1FDF">
          <w:t>'</w:t>
        </w:r>
      </w:ins>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52B870EB" w:rsidR="0088635A" w:rsidRDefault="0088635A" w:rsidP="0088635A">
      <w:pPr>
        <w:pStyle w:val="CODE1"/>
        <w:ind w:left="720"/>
        <w:rPr>
          <w:noProof w:val="0"/>
        </w:rPr>
      </w:pPr>
      <w:r w:rsidRPr="0098259C">
        <w:rPr>
          <w:noProof w:val="0"/>
        </w:rPr>
        <w:t>Q-name          = "</w:t>
      </w:r>
      <w:ins w:id="218" w:author="Bertsch Christian (CR/AEE3)" w:date="2020-11-12T22:32:00Z">
        <w:r w:rsidR="007677E9">
          <w:rPr>
            <w:noProof w:val="0"/>
          </w:rPr>
          <w:t>'</w:t>
        </w:r>
      </w:ins>
      <w:del w:id="219" w:author="Bertsch Christian (CR/AEE3)" w:date="2020-11-12T22:32:00Z">
        <w:r w:rsidRPr="0098259C" w:rsidDel="007677E9">
          <w:rPr>
            <w:noProof w:val="0"/>
          </w:rPr>
          <w:delText>’</w:delText>
        </w:r>
      </w:del>
      <w:r w:rsidRPr="0098259C">
        <w:rPr>
          <w:noProof w:val="0"/>
        </w:rPr>
        <w:t>" ( Q-char | escape ) { Q-char | escape } "</w:t>
      </w:r>
      <w:ins w:id="220" w:author="Bertsch Christian (CR/AEE3)" w:date="2020-11-12T22:32:00Z">
        <w:r w:rsidR="007677E9">
          <w:rPr>
            <w:noProof w:val="0"/>
          </w:rPr>
          <w:t>'</w:t>
        </w:r>
      </w:ins>
      <w:del w:id="221" w:author="Bertsch Christian (CR/AEE3)" w:date="2020-11-12T22:32:00Z">
        <w:r w:rsidRPr="0098259C" w:rsidDel="007677E9">
          <w:rPr>
            <w:noProof w:val="0"/>
          </w:rPr>
          <w:delText>’</w:delText>
        </w:r>
      </w:del>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5C7B4143" w:rsidR="0088635A" w:rsidRPr="0098259C" w:rsidRDefault="0088635A" w:rsidP="0088635A">
      <w:pPr>
        <w:pStyle w:val="CODE1"/>
        <w:ind w:left="720"/>
        <w:rPr>
          <w:noProof w:val="0"/>
        </w:rPr>
      </w:pPr>
      <w:r w:rsidRPr="0098259C">
        <w:rPr>
          <w:noProof w:val="0"/>
        </w:rPr>
        <w:t>escape          = "\</w:t>
      </w:r>
      <w:ins w:id="222" w:author="Bertsch Christian (CR/AEE3)" w:date="2020-11-12T22:34:00Z">
        <w:r w:rsidR="007677E9">
          <w:rPr>
            <w:rStyle w:val="pl-c"/>
          </w:rPr>
          <w:t>'</w:t>
        </w:r>
      </w:ins>
      <w:del w:id="223" w:author="Bertsch Christian (CR/AEE3)" w:date="2020-11-12T22:32:00Z">
        <w:r w:rsidRPr="0098259C" w:rsidDel="007677E9">
          <w:rPr>
            <w:noProof w:val="0"/>
          </w:rPr>
          <w:delText>’</w:delText>
        </w:r>
      </w:del>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t xml:space="preserve">The tree of names is mapped to an ordered list of ScalarVariable.name’s in </w:t>
      </w:r>
      <w:hyperlink r:id="rId77"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ns w:id="224" w:author="Bertsch Christian (CR/AEE3)" w:date="2020-09-23T15:18:00Z"/>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ins w:id="225" w:author="Bertsch Christian (CR/AEE3)" w:date="2020-09-23T15:19:00Z"/>
          <w:rStyle w:val="blob-code-inner"/>
          <w:i/>
        </w:rPr>
      </w:pPr>
      <w:ins w:id="226" w:author="Bertsch Christian (CR/AEE3)" w:date="2020-09-23T15:19:00Z">
        <w:r w:rsidRPr="00517CFF">
          <w:rPr>
            <w:rStyle w:val="blob-code-inner"/>
            <w:i/>
            <w:rPrChange w:id="227" w:author="Bertsch Christian (CR/AEE3)" w:date="2020-09-23T15:19:00Z">
              <w:rPr>
                <w:rStyle w:val="blob-code-inner"/>
              </w:rPr>
            </w:rPrChange>
          </w:rPr>
          <w:t>For example, a controller might receive 3 rpm sensors mapped to the following variables:</w:t>
        </w:r>
      </w:ins>
    </w:p>
    <w:p w14:paraId="4B58C8C8" w14:textId="3C691613" w:rsidR="00517CFF" w:rsidRPr="00517CFF" w:rsidRDefault="00517CFF">
      <w:pPr>
        <w:pStyle w:val="BodyText"/>
        <w:ind w:left="720"/>
        <w:rPr>
          <w:ins w:id="228" w:author="Bertsch Christian (CR/AEE3)" w:date="2020-09-23T15:18:00Z"/>
          <w:rFonts w:ascii="Courier New" w:hAnsi="Courier New" w:cs="Courier New"/>
          <w:i/>
          <w:sz w:val="18"/>
          <w:szCs w:val="18"/>
          <w:rPrChange w:id="229" w:author="Bertsch Christian (CR/AEE3)" w:date="2020-09-23T15:20:00Z">
            <w:rPr>
              <w:ins w:id="230" w:author="Bertsch Christian (CR/AEE3)" w:date="2020-09-23T15:18:00Z"/>
              <w:i/>
            </w:rPr>
          </w:rPrChange>
        </w:rPr>
        <w:pPrChange w:id="231" w:author="Bertsch Christian (CR/AEE3)" w:date="2020-09-23T15:20:00Z">
          <w:pPr>
            <w:pStyle w:val="BodyText"/>
          </w:pPr>
        </w:pPrChange>
      </w:pPr>
      <w:ins w:id="232" w:author="Bertsch Christian (CR/AEE3)" w:date="2020-09-23T15:19:00Z">
        <w:r w:rsidRPr="00517CFF">
          <w:rPr>
            <w:rStyle w:val="blob-code-inner"/>
            <w:rFonts w:ascii="Courier New" w:hAnsi="Courier New" w:cs="Courier New"/>
            <w:i/>
            <w:sz w:val="18"/>
            <w:szCs w:val="18"/>
            <w:rPrChange w:id="233" w:author="Bertsch Christian (CR/AEE3)" w:date="2020-09-23T15:20:00Z">
              <w:rPr>
                <w:rStyle w:val="blob-code-inner"/>
                <w:i/>
              </w:rPr>
            </w:rPrChange>
          </w:rPr>
          <w:t>transmission.rpms[0]</w:t>
        </w:r>
      </w:ins>
      <w:ins w:id="234" w:author="Bertsch Christian (CR/AEE3)" w:date="2020-09-23T15:20:00Z">
        <w:r w:rsidRPr="00517CFF">
          <w:rPr>
            <w:rStyle w:val="blob-code-inner"/>
            <w:rFonts w:ascii="Courier New" w:hAnsi="Courier New" w:cs="Courier New"/>
            <w:i/>
            <w:sz w:val="18"/>
            <w:szCs w:val="18"/>
            <w:rPrChange w:id="235" w:author="Bertsch Christian (CR/AEE3)" w:date="2020-09-23T15:20:00Z">
              <w:rPr>
                <w:rStyle w:val="blob-code-inner"/>
                <w:i/>
              </w:rPr>
            </w:rPrChange>
          </w:rPr>
          <w:br/>
        </w:r>
      </w:ins>
      <w:ins w:id="236" w:author="Bertsch Christian (CR/AEE3)" w:date="2020-09-23T15:19:00Z">
        <w:r w:rsidRPr="00517CFF">
          <w:rPr>
            <w:rStyle w:val="blob-code-inner"/>
            <w:rFonts w:ascii="Courier New" w:hAnsi="Courier New" w:cs="Courier New"/>
            <w:i/>
            <w:sz w:val="18"/>
            <w:szCs w:val="18"/>
            <w:rPrChange w:id="237" w:author="Bertsch Christian (CR/AEE3)" w:date="2020-09-23T15:20:00Z">
              <w:rPr>
                <w:rStyle w:val="blob-code-inner"/>
                <w:i/>
              </w:rPr>
            </w:rPrChange>
          </w:rPr>
          <w:t>transmission.rpms[1]</w:t>
        </w:r>
      </w:ins>
      <w:ins w:id="238" w:author="Bertsch Christian (CR/AEE3)" w:date="2020-09-23T15:20:00Z">
        <w:r w:rsidRPr="00517CFF">
          <w:rPr>
            <w:rStyle w:val="blob-code-inner"/>
            <w:rFonts w:ascii="Courier New" w:hAnsi="Courier New" w:cs="Courier New"/>
            <w:i/>
            <w:sz w:val="18"/>
            <w:szCs w:val="18"/>
            <w:rPrChange w:id="239" w:author="Bertsch Christian (CR/AEE3)" w:date="2020-09-23T15:20:00Z">
              <w:rPr>
                <w:rStyle w:val="blob-code-inner"/>
                <w:i/>
              </w:rPr>
            </w:rPrChange>
          </w:rPr>
          <w:br/>
        </w:r>
      </w:ins>
      <w:ins w:id="240" w:author="Bertsch Christian (CR/AEE3)" w:date="2020-09-23T15:19:00Z">
        <w:r w:rsidRPr="00517CFF">
          <w:rPr>
            <w:rStyle w:val="blob-code-inner"/>
            <w:rFonts w:ascii="Courier New" w:hAnsi="Courier New" w:cs="Courier New"/>
            <w:i/>
            <w:sz w:val="18"/>
            <w:szCs w:val="18"/>
            <w:rPrChange w:id="241" w:author="Bertsch Christian (CR/AEE3)" w:date="2020-09-23T15:20:00Z">
              <w:rPr>
                <w:rStyle w:val="blob-code-inner"/>
                <w:i/>
              </w:rPr>
            </w:rPrChange>
          </w:rPr>
          <w:t>transmission.rpms[2]</w:t>
        </w:r>
      </w:ins>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rPr>
          <w:ins w:id="242" w:author="Bertsch Christian (CR/AEE3)" w:date="2020-09-23T15:21:00Z"/>
        </w:rP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517CFF" w:rsidRDefault="00517CFF" w:rsidP="0088635A">
      <w:pPr>
        <w:pStyle w:val="BodyText"/>
        <w:rPr>
          <w:i/>
          <w:rPrChange w:id="243" w:author="Bertsch Christian (CR/AEE3)" w:date="2020-09-23T15:21:00Z">
            <w:rPr/>
          </w:rPrChange>
        </w:rPr>
      </w:pPr>
      <w:ins w:id="244" w:author="Bertsch Christian (CR/AEE3)" w:date="2020-09-23T15:21:00Z">
        <w:r w:rsidRPr="00517CFF">
          <w:rPr>
            <w:rStyle w:val="blob-code-inner"/>
            <w:i/>
            <w:rPrChange w:id="245" w:author="Bertsch Christian (CR/AEE3)" w:date="2020-09-23T15:21:00Z">
              <w:rPr>
                <w:rStyle w:val="blob-code-inner"/>
              </w:rPr>
            </w:rPrChange>
          </w:rPr>
          <w:t>[Cl</w:t>
        </w:r>
        <w:r w:rsidR="00BF6906">
          <w:rPr>
            <w:rStyle w:val="blob-code-inner"/>
            <w:i/>
          </w:rPr>
          <w:t xml:space="preserve">arification for FMI 2.0.2: The </w:t>
        </w:r>
        <w:r w:rsidR="00BF6906" w:rsidRPr="00BF6906">
          <w:rPr>
            <w:rStyle w:val="blob-code-inner"/>
            <w:rFonts w:ascii="Courier New" w:hAnsi="Courier New" w:cs="Courier New"/>
            <w:i/>
            <w:rPrChange w:id="246" w:author="Bertsch Christian (CR/AEE3)" w:date="2020-11-12T21:49:00Z">
              <w:rPr>
                <w:rStyle w:val="blob-code-inner"/>
                <w:i/>
              </w:rPr>
            </w:rPrChange>
          </w:rPr>
          <w:t>variableNamingConvention</w:t>
        </w:r>
        <w:r w:rsidR="00BF6906">
          <w:rPr>
            <w:rStyle w:val="blob-code-inner"/>
            <w:i/>
          </w:rPr>
          <w:t xml:space="preserve"> </w:t>
        </w:r>
        <w:r w:rsidR="00BF6906" w:rsidRPr="00BF6906">
          <w:rPr>
            <w:rStyle w:val="blob-code-inner"/>
            <w:rFonts w:ascii="Courier New" w:hAnsi="Courier New" w:cs="Courier New"/>
            <w:i/>
            <w:rPrChange w:id="247" w:author="Bertsch Christian (CR/AEE3)" w:date="2020-11-12T21:49:00Z">
              <w:rPr>
                <w:rStyle w:val="blob-code-inner"/>
                <w:i/>
              </w:rPr>
            </w:rPrChange>
          </w:rPr>
          <w:t>structured</w:t>
        </w:r>
        <w:r w:rsidRPr="00517CFF">
          <w:rPr>
            <w:rStyle w:val="blob-code-inner"/>
            <w:i/>
            <w:rPrChange w:id="248" w:author="Bertsch Christian (CR/AEE3)" w:date="2020-09-23T15:21:00Z">
              <w:rPr>
                <w:rStyle w:val="blob-code-inner"/>
              </w:rPr>
            </w:rPrChange>
          </w:rPr>
          <w:t xml:space="preserve"> does not define if array indices are 0- or 1-based.]</w:t>
        </w:r>
      </w:ins>
    </w:p>
    <w:p w14:paraId="75AB1BD1" w14:textId="77777777" w:rsidR="003D0107" w:rsidRPr="0098259C" w:rsidRDefault="00324B2A" w:rsidP="003D0107">
      <w:pPr>
        <w:pStyle w:val="Heading2"/>
      </w:pPr>
      <w:bookmarkStart w:id="249" w:name="_Ref289411546"/>
      <w:bookmarkStart w:id="250" w:name="_Toc55136502"/>
      <w:r w:rsidRPr="0098259C">
        <w:t xml:space="preserve">FMU </w:t>
      </w:r>
      <w:r w:rsidR="003D0107" w:rsidRPr="0098259C">
        <w:t>Distribution</w:t>
      </w:r>
      <w:bookmarkEnd w:id="249"/>
      <w:bookmarkEnd w:id="250"/>
    </w:p>
    <w:p w14:paraId="40571E5B" w14:textId="7C368B2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The compression method used for the </w:t>
      </w:r>
      <w:r w:rsidR="00FA7841">
        <w:t>ZIP</w:t>
      </w:r>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r w:rsidR="0003188A">
        <w:rPr>
          <w:i/>
        </w:rPr>
        <w:t>such as</w:t>
      </w:r>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ins w:id="251" w:author="Bertsch Christian (CR/AEE3)" w:date="2020-10-27T17:23:00Z"/>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ins w:id="252" w:author="Bertsch Christian (CR/AEE3)" w:date="2020-10-27T17:23:00Z"/>
          <w:noProof w:val="0"/>
        </w:rPr>
      </w:pPr>
      <w:ins w:id="253" w:author="Bertsch Christian (CR/AEE3)" w:date="2020-10-27T17:23:00Z">
        <w:r>
          <w:rPr>
            <w:noProof w:val="0"/>
          </w:rPr>
          <w:t xml:space="preserve">extra  </w:t>
        </w:r>
      </w:ins>
      <w:ins w:id="254" w:author="Bertsch Christian (CR/AEE3)" w:date="2020-10-27T17:25:00Z">
        <w:r>
          <w:rPr>
            <w:noProof w:val="0"/>
          </w:rPr>
          <w:t xml:space="preserve">   </w:t>
        </w:r>
      </w:ins>
      <w:ins w:id="255" w:author="Bertsch Christian (CR/AEE3)" w:date="2020-10-27T17:23:00Z">
        <w:r>
          <w:rPr>
            <w:noProof w:val="0"/>
          </w:rPr>
          <w:t>// Additional (meta-)data of the FMU (optional)</w:t>
        </w:r>
      </w:ins>
    </w:p>
    <w:p w14:paraId="127F0E47" w14:textId="77777777" w:rsidR="008E0261" w:rsidRDefault="008E0261" w:rsidP="008E0261">
      <w:pPr>
        <w:pStyle w:val="CODE1"/>
        <w:rPr>
          <w:ins w:id="256" w:author="Bertsch Christian (CR/AEE3)" w:date="2020-10-27T17:23:00Z"/>
          <w:noProof w:val="0"/>
        </w:rPr>
      </w:pPr>
      <w:ins w:id="257" w:author="Bertsch Christian (CR/AEE3)" w:date="2020-10-27T17:23:00Z">
        <w:r>
          <w:rPr>
            <w:noProof w:val="0"/>
          </w:rPr>
          <w:t xml:space="preserve">   // additional (meta-)data that is supposed to travel with the FMU;</w:t>
        </w:r>
      </w:ins>
    </w:p>
    <w:p w14:paraId="35B42921" w14:textId="2F53664D" w:rsidR="008E0261" w:rsidRPr="0098259C" w:rsidRDefault="008E0261" w:rsidP="008E0261">
      <w:pPr>
        <w:pStyle w:val="CODE1"/>
        <w:rPr>
          <w:noProof w:val="0"/>
        </w:rPr>
      </w:pPr>
      <w:ins w:id="258" w:author="Bertsch Christian (CR/AEE3)" w:date="2020-10-27T17:23:00Z">
        <w:r>
          <w:rPr>
            <w:noProof w:val="0"/>
          </w:rPr>
          <w:t xml:space="preserve">   // see below for structure and content definition.</w:t>
        </w:r>
      </w:ins>
    </w:p>
    <w:p w14:paraId="67B9A1BE" w14:textId="0E9EE9FF"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0440B4">
        <w:t>3.2.3</w:t>
      </w:r>
      <w:r>
        <w:fldChar w:fldCharType="end"/>
      </w:r>
      <w:r>
        <w:t xml:space="preserve"> and </w:t>
      </w:r>
      <w:r>
        <w:fldChar w:fldCharType="begin"/>
      </w:r>
      <w:r>
        <w:instrText xml:space="preserve"> REF _Ref349039747 \r \h </w:instrText>
      </w:r>
      <w:r>
        <w:fldChar w:fldCharType="separate"/>
      </w:r>
      <w:r w:rsidR="000440B4">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49CBD29C"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r w:rsidR="0072209E" w:rsidRPr="0098259C">
        <w:t>”</w:t>
      </w:r>
      <w:r w:rsidR="0072209E" w:rsidRPr="00950F8C">
        <w:t xml:space="preserve"> </w:t>
      </w:r>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2E0AC93C"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0440B4">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8"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rPr>
          <w:ins w:id="259" w:author="Bertsch Christian (CR/AEE3)" w:date="2020-10-27T17:25:00Z"/>
        </w:rPr>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rPr>
          <w:ins w:id="260" w:author="Bertsch Christian (CR/AEE3)" w:date="2020-10-27T17:25:00Z"/>
        </w:rPr>
      </w:pPr>
    </w:p>
    <w:p w14:paraId="4EB1BD03" w14:textId="21D91D73" w:rsidR="00B93390" w:rsidRPr="00B93390" w:rsidRDefault="00B93390" w:rsidP="00B93390">
      <w:pPr>
        <w:pStyle w:val="BulletItemFirst"/>
        <w:spacing w:before="120"/>
        <w:rPr>
          <w:ins w:id="261" w:author="Bertsch Christian (CR/AEE3)" w:date="2020-10-27T17:25:00Z"/>
          <w:i/>
          <w:rPrChange w:id="262" w:author="Bertsch Christian (CR/AEE3)" w:date="2020-10-27T17:26:00Z">
            <w:rPr>
              <w:ins w:id="263" w:author="Bertsch Christian (CR/AEE3)" w:date="2020-10-27T17:25:00Z"/>
            </w:rPr>
          </w:rPrChange>
        </w:rPr>
      </w:pPr>
      <w:ins w:id="264" w:author="Bertsch Christian (CR/AEE3)" w:date="2020-10-27T17:25:00Z">
        <w:r w:rsidRPr="00B93390">
          <w:rPr>
            <w:i/>
            <w:rPrChange w:id="265" w:author="Bertsch Christian (CR/AEE3)" w:date="2020-10-27T17:26:00Z">
              <w:rPr/>
            </w:rPrChange>
          </w:rPr>
          <w:t xml:space="preserve">[New in FMI 2.0.2: Extra </w:t>
        </w:r>
      </w:ins>
      <w:ins w:id="266" w:author="Bertsch Christian (CR/AEE3)" w:date="2020-10-27T17:34:00Z">
        <w:r w:rsidR="00A35B99" w:rsidRPr="00B93390">
          <w:rPr>
            <w:i/>
          </w:rPr>
          <w:t>directory]</w:t>
        </w:r>
      </w:ins>
    </w:p>
    <w:p w14:paraId="13ACF927" w14:textId="47214124" w:rsidR="00B93390" w:rsidRPr="00B93390" w:rsidRDefault="00B93390" w:rsidP="00B93390">
      <w:pPr>
        <w:pStyle w:val="BulletItemFirst"/>
        <w:spacing w:before="120"/>
        <w:rPr>
          <w:ins w:id="267" w:author="Bertsch Christian (CR/AEE3)" w:date="2020-10-27T17:25:00Z"/>
          <w:b/>
          <w:rPrChange w:id="268" w:author="Bertsch Christian (CR/AEE3)" w:date="2020-10-27T17:26:00Z">
            <w:rPr>
              <w:ins w:id="269" w:author="Bertsch Christian (CR/AEE3)" w:date="2020-10-27T17:25:00Z"/>
            </w:rPr>
          </w:rPrChange>
        </w:rPr>
      </w:pPr>
      <w:ins w:id="270" w:author="Bertsch Christian (CR/AEE3)" w:date="2020-10-27T17:25:00Z">
        <w:r w:rsidRPr="00B93390">
          <w:rPr>
            <w:b/>
            <w:rPrChange w:id="271" w:author="Bertsch Christian (CR/AEE3)" w:date="2020-10-27T17:26:00Z">
              <w:rPr/>
            </w:rPrChange>
          </w:rPr>
          <w:t>Extra Directory</w:t>
        </w:r>
      </w:ins>
      <w:ins w:id="272" w:author="Bertsch Christian (CR/AEE3)" w:date="2020-10-27T17:28:00Z">
        <w:r>
          <w:rPr>
            <w:b/>
          </w:rPr>
          <w:t>:</w:t>
        </w:r>
      </w:ins>
    </w:p>
    <w:p w14:paraId="6DDF1792" w14:textId="77777777" w:rsidR="00B93390" w:rsidRDefault="00B93390" w:rsidP="00B93390">
      <w:pPr>
        <w:pStyle w:val="BulletItemFirst"/>
        <w:spacing w:before="120"/>
        <w:rPr>
          <w:ins w:id="273" w:author="Bertsch Christian (CR/AEE3)" w:date="2020-10-27T17:25:00Z"/>
        </w:rPr>
      </w:pPr>
    </w:p>
    <w:p w14:paraId="41AB71F8" w14:textId="11294071" w:rsidR="00B93390" w:rsidRDefault="00B93390" w:rsidP="00B93390">
      <w:pPr>
        <w:pStyle w:val="BulletItemFirst"/>
        <w:spacing w:before="120"/>
        <w:rPr>
          <w:ins w:id="274" w:author="Bertsch Christian (CR/AEE3)" w:date="2020-10-27T17:25:00Z"/>
        </w:rPr>
      </w:pPr>
      <w:ins w:id="275" w:author="Bertsch Christian (CR/AEE3)" w:date="2020-10-27T17:25:00Z">
        <w:r>
          <w:t xml:space="preserve">The ZIP archive may contain additional entries with the prefix </w:t>
        </w:r>
      </w:ins>
      <w:ins w:id="276" w:author="Bertsch Christian (CR/AEE3)" w:date="2020-10-27T17:27:00Z">
        <w:r w:rsidRPr="00B93390">
          <w:rPr>
            <w:rStyle w:val="CODE"/>
            <w:rPrChange w:id="277" w:author="Bertsch Christian (CR/AEE3)" w:date="2020-10-27T17:27:00Z">
              <w:rPr>
                <w:rStyle w:val="CODE"/>
                <w:i/>
              </w:rPr>
            </w:rPrChange>
          </w:rPr>
          <w:t>ex</w:t>
        </w:r>
      </w:ins>
      <w:ins w:id="278" w:author="Bertsch Christian (CR/AEE3)" w:date="2020-10-27T17:25:00Z">
        <w:r w:rsidRPr="00B93390">
          <w:rPr>
            <w:rStyle w:val="CODE"/>
            <w:rPrChange w:id="279" w:author="Bertsch Christian (CR/AEE3)" w:date="2020-10-27T17:27:00Z">
              <w:rPr/>
            </w:rPrChange>
          </w:rPr>
          <w:t>tra/</w:t>
        </w:r>
        <w:r>
          <w:t xml:space="preserve"> that can be used to store additional data and meta-data.</w:t>
        </w:r>
      </w:ins>
      <w:ins w:id="280" w:author="Bertsch Christian (CR/AEE3)" w:date="2020-10-27T17:33:00Z">
        <w:r w:rsidR="00A35B99">
          <w:t xml:space="preserve"> </w:t>
        </w:r>
      </w:ins>
      <w:ins w:id="281" w:author="Bertsch Christian (CR/AEE3)" w:date="2020-10-27T17:25:00Z">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B93390">
          <w:rPr>
            <w:rStyle w:val="CODE"/>
            <w:rPrChange w:id="282" w:author="Bertsch Christian (CR/AEE3)" w:date="2020-10-27T17:29:00Z">
              <w:rPr/>
            </w:rPrChange>
          </w:rPr>
          <w:t>extra/com.example/SimTool/meta.xml</w:t>
        </w:r>
        <w:r>
          <w:rPr>
            <w:i/>
          </w:rPr>
          <w:t xml:space="preserve"> or </w:t>
        </w:r>
        <w:r w:rsidRPr="00B93390">
          <w:rPr>
            <w:rStyle w:val="CODE"/>
            <w:rPrChange w:id="283" w:author="Bertsch Christian (CR/AEE3)" w:date="2020-10-27T17:29:00Z">
              <w:rPr/>
            </w:rPrChange>
          </w:rPr>
          <w:t>extra/org.example.stdname/data.asd</w:t>
        </w:r>
        <w:r w:rsidRPr="00B93390">
          <w:rPr>
            <w:i/>
            <w:rPrChange w:id="284" w:author="Bertsch Christian (CR/AEE3)" w:date="2020-10-27T17:29:00Z">
              <w:rPr/>
            </w:rPrChange>
          </w:rPr>
          <w:t>)]</w:t>
        </w:r>
      </w:ins>
    </w:p>
    <w:p w14:paraId="5807A751" w14:textId="542CCDE5" w:rsidR="00B93390" w:rsidRDefault="00B93390" w:rsidP="00B93390">
      <w:pPr>
        <w:pStyle w:val="BulletItemFirst"/>
        <w:spacing w:before="120"/>
        <w:rPr>
          <w:ins w:id="285" w:author="Bertsch Christian (CR/AEE3)" w:date="2020-10-27T17:25:00Z"/>
        </w:rPr>
      </w:pPr>
      <w:ins w:id="286" w:author="Bertsch Christian (CR/AEE3)" w:date="2020-10-27T17:25:00Z">
        <w:r>
          <w:t xml:space="preserve">The use of subdirectories beginning with </w:t>
        </w:r>
        <w:r w:rsidRPr="00B93390">
          <w:rPr>
            <w:rStyle w:val="CODE"/>
            <w:rPrChange w:id="287" w:author="Bertsch Christian (CR/AEE3)" w:date="2020-10-27T17:29:00Z">
              <w:rPr/>
            </w:rPrChange>
          </w:rPr>
          <w:t>org.modelica</w:t>
        </w:r>
        <w:r>
          <w:t xml:space="preserve"> </w:t>
        </w:r>
        <w:r w:rsidRPr="00B93390">
          <w:t>and</w:t>
        </w:r>
        <w:r>
          <w:t xml:space="preserve"> </w:t>
        </w:r>
        <w:r w:rsidRPr="00B93390">
          <w:rPr>
            <w:rStyle w:val="CODE"/>
            <w:rPrChange w:id="288" w:author="Bertsch Christian (CR/AEE3)" w:date="2020-10-27T17:31:00Z">
              <w:rPr/>
            </w:rPrChange>
          </w:rPr>
          <w:t>org.fmi-standard</w:t>
        </w:r>
        <w:r>
          <w:t xml:space="preserve"> is explicitly reserved for use by MAP FMI-defined layered standards, i.e. other uses must not use subdirectory names beginning with these prefixes.</w:t>
        </w:r>
      </w:ins>
      <w:ins w:id="289" w:author="Bertsch Christian (CR/AEE3)" w:date="2020-10-27T17:33:00Z">
        <w:r w:rsidR="00A35B99">
          <w:t xml:space="preserve"> </w:t>
        </w:r>
      </w:ins>
      <w:ins w:id="290" w:author="Bertsch Christian (CR/AEE3)" w:date="2020-10-27T17:25:00Z">
        <w:r>
          <w:t xml:space="preserve">It is explicitly allowed for tools and users other than the original creator of an FMU to modify, add or delete entries in the </w:t>
        </w:r>
        <w:r w:rsidRPr="00B93390">
          <w:rPr>
            <w:rStyle w:val="CODE"/>
            <w:rPrChange w:id="291" w:author="Bertsch Christian (CR/AEE3)" w:date="2020-10-27T17:31:00Z">
              <w:rPr/>
            </w:rPrChange>
          </w:rPr>
          <w:t>extr</w:t>
        </w:r>
      </w:ins>
      <w:ins w:id="292" w:author="Bertsch Christian (CR/AEE3)" w:date="2020-10-27T17:31:00Z">
        <w:r>
          <w:rPr>
            <w:rStyle w:val="CODE"/>
          </w:rPr>
          <w:t>a/</w:t>
        </w:r>
      </w:ins>
      <w:ins w:id="293" w:author="Bertsch Christian (CR/AEE3)" w:date="2020-10-27T17:25:00Z">
        <w:r>
          <w:t xml:space="preserve"> directory without affecting the validity of the FMU in all other aspects.</w:t>
        </w:r>
      </w:ins>
    </w:p>
    <w:p w14:paraId="218CF709" w14:textId="46B036D4" w:rsidR="00B93390" w:rsidRPr="0098259C" w:rsidRDefault="00B93390" w:rsidP="00B93390">
      <w:pPr>
        <w:pStyle w:val="BulletItemFirst"/>
        <w:spacing w:before="120"/>
      </w:pPr>
      <w:ins w:id="294" w:author="Bertsch Christian (CR/AEE3)" w:date="2020-10-27T17:25:00Z">
        <w:r>
          <w:t xml:space="preserve">Specifically all validation or digital signature schemes used to protect the content of the FMU should take the variability of extra file content into account </w:t>
        </w:r>
        <w:r w:rsidRPr="00B93390">
          <w:rPr>
            <w:i/>
            <w:rPrChange w:id="295" w:author="Bertsch Christian (CR/AEE3)" w:date="2020-10-27T17:31:00Z">
              <w:rPr/>
            </w:rPrChange>
          </w:rPr>
          <w:t>[(for example by having separate checksums or signatures for FMU core content and extra content, or not having signatures at all for extra content)].</w:t>
        </w:r>
      </w:ins>
    </w:p>
    <w:p w14:paraId="11E832BD" w14:textId="77777777" w:rsidR="00990EFE" w:rsidRPr="0098259C" w:rsidRDefault="00D16733" w:rsidP="00990EFE">
      <w:pPr>
        <w:pStyle w:val="Heading1"/>
      </w:pPr>
      <w:bookmarkStart w:id="296" w:name="_Toc386180612"/>
      <w:bookmarkStart w:id="297" w:name="_Toc386210923"/>
      <w:bookmarkStart w:id="298" w:name="_Toc386211118"/>
      <w:bookmarkStart w:id="299" w:name="_Toc393385468"/>
      <w:bookmarkStart w:id="300" w:name="_Toc393453691"/>
      <w:bookmarkStart w:id="301" w:name="_Toc386180613"/>
      <w:bookmarkStart w:id="302" w:name="_Toc386210924"/>
      <w:bookmarkStart w:id="303" w:name="_Toc386211119"/>
      <w:bookmarkStart w:id="304" w:name="_Toc393385469"/>
      <w:bookmarkStart w:id="305" w:name="_Toc393453692"/>
      <w:bookmarkStart w:id="306" w:name="_Ref289417789"/>
      <w:bookmarkStart w:id="307" w:name="_Ref289418150"/>
      <w:bookmarkStart w:id="308" w:name="_Ref289418174"/>
      <w:bookmarkStart w:id="309" w:name="_Toc55136503"/>
      <w:bookmarkEnd w:id="296"/>
      <w:bookmarkEnd w:id="297"/>
      <w:bookmarkEnd w:id="298"/>
      <w:bookmarkEnd w:id="299"/>
      <w:bookmarkEnd w:id="300"/>
      <w:bookmarkEnd w:id="301"/>
      <w:bookmarkEnd w:id="302"/>
      <w:bookmarkEnd w:id="303"/>
      <w:bookmarkEnd w:id="304"/>
      <w:bookmarkEnd w:id="305"/>
      <w:r w:rsidRPr="0098259C">
        <w:t>FMI for Model Exchange</w:t>
      </w:r>
      <w:bookmarkEnd w:id="77"/>
      <w:bookmarkEnd w:id="78"/>
      <w:bookmarkEnd w:id="79"/>
      <w:bookmarkEnd w:id="80"/>
      <w:bookmarkEnd w:id="306"/>
      <w:bookmarkEnd w:id="307"/>
      <w:bookmarkEnd w:id="308"/>
      <w:bookmarkEnd w:id="309"/>
    </w:p>
    <w:p w14:paraId="13EF2D72" w14:textId="32ABC670"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0440B4" w:rsidRPr="0098259C">
        <w:t xml:space="preserve">Figure </w:t>
      </w:r>
      <w:r w:rsidR="000440B4">
        <w:rPr>
          <w:noProof/>
        </w:rPr>
        <w:t>2</w:t>
      </w:r>
      <w:r w:rsidR="00E57074">
        <w:fldChar w:fldCharType="end"/>
      </w:r>
      <w:r w:rsidR="0097533A">
        <w:t>.</w:t>
      </w:r>
    </w:p>
    <w:p w14:paraId="59AF1C0B" w14:textId="77777777" w:rsidR="00233C3F" w:rsidRPr="0098259C" w:rsidRDefault="00233C3F" w:rsidP="00233C3F">
      <w:pPr>
        <w:pStyle w:val="BodyText"/>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62815"/>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804175"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68599AC" w:rsidR="00530EF9" w:rsidRPr="00B43454" w:rsidRDefault="00530EF9" w:rsidP="00233C3F">
                              <w:pPr>
                                <w:pStyle w:val="Caption"/>
                                <w:spacing w:before="0" w:after="0"/>
                                <w:ind w:left="1163" w:hanging="879"/>
                                <w:rPr>
                                  <w:b w:val="0"/>
                                </w:rPr>
                              </w:pPr>
                              <w:bookmarkStart w:id="310" w:name="_Ref401741492"/>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bookmarkEnd w:id="31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628;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804175"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68599AC" w:rsidR="00530EF9" w:rsidRPr="00B43454" w:rsidRDefault="00530EF9" w:rsidP="00233C3F">
                        <w:pPr>
                          <w:pStyle w:val="Caption"/>
                          <w:spacing w:before="0" w:after="0"/>
                          <w:ind w:left="1163" w:hanging="879"/>
                          <w:rPr>
                            <w:b w:val="0"/>
                          </w:rPr>
                        </w:pPr>
                        <w:bookmarkStart w:id="311" w:name="_Ref401741492"/>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bookmarkEnd w:id="311"/>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Heading2"/>
      </w:pPr>
      <w:r w:rsidRPr="00B43454">
        <w:t xml:space="preserve"> </w:t>
      </w:r>
      <w:bookmarkStart w:id="312" w:name="_Ref356504399"/>
      <w:bookmarkStart w:id="313" w:name="_Toc55136504"/>
      <w:r w:rsidRPr="0098259C">
        <w:t>Mathematical Description</w:t>
      </w:r>
      <w:bookmarkEnd w:id="312"/>
      <w:bookmarkEnd w:id="313"/>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804175"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804175"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804175"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804175"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804175"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804175"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804175"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804175"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804175"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804175"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804175">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804175"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804175"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804175"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804175"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804175"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09EB0642"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0440B4" w:rsidRPr="0098259C">
        <w:t xml:space="preserve">Figure </w:t>
      </w:r>
      <w:r w:rsidR="000440B4">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&#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rEYnrCQKAAAmSgAADgAAAAAAAAAAAAAAAAAuAgAAZHJzL2Uyb0RvYy54bWxQSwECLQAU&#10;AAYACAAAACEANl4hw9gAAAAFAQAADwAAAAAAAAAAAAAAAAB+DAAAZHJzL2Rvd25yZXYueG1sUEsF&#10;BgAAAAAEAAQA8wAAAIMNA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019C234D" w:rsidR="00233C3F" w:rsidRPr="0098259C" w:rsidRDefault="00233C3F" w:rsidP="00233C3F">
      <w:pPr>
        <w:pStyle w:val="Caption"/>
        <w:rPr>
          <w:rStyle w:val="Formatvorlagecaption-text105ptNichtFett"/>
        </w:rPr>
      </w:pPr>
      <w:bookmarkStart w:id="314" w:name="_Ref401741542"/>
      <w:r w:rsidRPr="0098259C">
        <w:t xml:space="preserve">Figure </w:t>
      </w:r>
      <w:r w:rsidRPr="0098259C">
        <w:fldChar w:fldCharType="begin"/>
      </w:r>
      <w:r w:rsidRPr="0098259C">
        <w:instrText xml:space="preserve"> SEQ Figure \* ARABIC </w:instrText>
      </w:r>
      <w:r w:rsidRPr="0098259C">
        <w:fldChar w:fldCharType="separate"/>
      </w:r>
      <w:r w:rsidR="000440B4">
        <w:rPr>
          <w:noProof/>
        </w:rPr>
        <w:t>3</w:t>
      </w:r>
      <w:r w:rsidRPr="0098259C">
        <w:fldChar w:fldCharType="end"/>
      </w:r>
      <w:bookmarkEnd w:id="314"/>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2265063E"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0440B4" w:rsidRPr="0098259C">
        <w:t xml:space="preserve">Figure </w:t>
      </w:r>
      <w:r w:rsidR="000440B4">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4EAC5CEB" w:rsidR="00233C3F" w:rsidRPr="0098259C" w:rsidRDefault="00233C3F" w:rsidP="00233C3F">
      <w:pPr>
        <w:pStyle w:val="Caption"/>
        <w:rPr>
          <w:szCs w:val="21"/>
        </w:rPr>
      </w:pPr>
      <w:bookmarkStart w:id="315" w:name="_Ref390326274"/>
      <w:r w:rsidRPr="0098259C">
        <w:t xml:space="preserve">Figure </w:t>
      </w:r>
      <w:r w:rsidRPr="0098259C">
        <w:fldChar w:fldCharType="begin"/>
      </w:r>
      <w:r w:rsidRPr="0098259C">
        <w:instrText xml:space="preserve"> SEQ Figure \* ARABIC </w:instrText>
      </w:r>
      <w:r w:rsidRPr="0098259C">
        <w:fldChar w:fldCharType="separate"/>
      </w:r>
      <w:r w:rsidR="000440B4">
        <w:rPr>
          <w:noProof/>
        </w:rPr>
        <w:t>4</w:t>
      </w:r>
      <w:r w:rsidRPr="0098259C">
        <w:fldChar w:fldCharType="end"/>
      </w:r>
      <w:bookmarkEnd w:id="315"/>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74F968A1"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74E4118"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0440B4">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43116170"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0440B4">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425DC5E"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0440B4">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3327D5A5"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804175"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804175"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804175">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804175"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804175"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804175"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533F3A18"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0440B4" w:rsidRPr="0098259C">
        <w:t xml:space="preserve">Figure </w:t>
      </w:r>
      <w:r w:rsidR="000440B4">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804175"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804175"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804175"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804175"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79562225" w:rsidR="00530EF9" w:rsidRPr="0042375D" w:rsidRDefault="00530EF9" w:rsidP="0042375D">
                              <w:pPr>
                                <w:pStyle w:val="Caption"/>
                                <w:spacing w:before="0" w:after="0"/>
                                <w:jc w:val="center"/>
                                <w:rPr>
                                  <w:b w:val="0"/>
                                </w:rPr>
                              </w:pPr>
                              <w:bookmarkStart w:id="316" w:name="_Ref401741613"/>
                              <w:r w:rsidRPr="0098259C">
                                <w:t xml:space="preserve">Figure </w:t>
                              </w:r>
                              <w:r w:rsidRPr="0098259C">
                                <w:fldChar w:fldCharType="begin"/>
                              </w:r>
                              <w:r w:rsidRPr="0098259C">
                                <w:instrText xml:space="preserve"> SEQ Figure \* ARABIC </w:instrText>
                              </w:r>
                              <w:r w:rsidRPr="0098259C">
                                <w:fldChar w:fldCharType="separate"/>
                              </w:r>
                              <w:r>
                                <w:rPr>
                                  <w:noProof/>
                                </w:rPr>
                                <w:t>5</w:t>
                              </w:r>
                              <w:r w:rsidRPr="0098259C">
                                <w:fldChar w:fldCharType="end"/>
                              </w:r>
                              <w:bookmarkEnd w:id="316"/>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7834A1"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7834A1"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7834A1"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79562225" w:rsidR="00530EF9" w:rsidRPr="0042375D" w:rsidRDefault="00530EF9" w:rsidP="0042375D">
                        <w:pPr>
                          <w:pStyle w:val="Caption"/>
                          <w:spacing w:before="0" w:after="0"/>
                          <w:jc w:val="center"/>
                          <w:rPr>
                            <w:b w:val="0"/>
                          </w:rPr>
                        </w:pPr>
                        <w:bookmarkStart w:id="314" w:name="_Ref401741613"/>
                        <w:r w:rsidRPr="0098259C">
                          <w:t xml:space="preserve">Figure </w:t>
                        </w:r>
                        <w:r w:rsidRPr="0098259C">
                          <w:fldChar w:fldCharType="begin"/>
                        </w:r>
                        <w:r w:rsidRPr="0098259C">
                          <w:instrText xml:space="preserve"> SEQ Figure \* ARABIC </w:instrText>
                        </w:r>
                        <w:r w:rsidRPr="0098259C">
                          <w:fldChar w:fldCharType="separate"/>
                        </w:r>
                        <w:r>
                          <w:rPr>
                            <w:noProof/>
                          </w:rPr>
                          <w:t>5</w:t>
                        </w:r>
                        <w:r w:rsidRPr="0098259C">
                          <w:fldChar w:fldCharType="end"/>
                        </w:r>
                        <w:bookmarkEnd w:id="314"/>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6136EFB8"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0440B4" w:rsidRPr="00487639">
        <w:t xml:space="preserve">Table </w:t>
      </w:r>
      <w:r w:rsidR="000440B4">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804175">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804175"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804175">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804175"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804175">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804175">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325948B0" w:rsidR="002A6746" w:rsidRPr="0098259C" w:rsidRDefault="00D4117B" w:rsidP="00044F2D">
      <w:pPr>
        <w:pStyle w:val="Caption"/>
        <w:keepLines/>
        <w:jc w:val="center"/>
        <w:rPr>
          <w:b w:val="0"/>
        </w:rPr>
      </w:pPr>
      <w:bookmarkStart w:id="317" w:name="_Ref386198872"/>
      <w:r w:rsidRPr="00487639">
        <w:t xml:space="preserve">Table </w:t>
      </w:r>
      <w:r>
        <w:fldChar w:fldCharType="begin"/>
      </w:r>
      <w:r>
        <w:instrText xml:space="preserve"> SEQ Table \* ARABIC </w:instrText>
      </w:r>
      <w:r>
        <w:fldChar w:fldCharType="separate"/>
      </w:r>
      <w:r w:rsidR="000440B4">
        <w:rPr>
          <w:noProof/>
        </w:rPr>
        <w:t>1</w:t>
      </w:r>
      <w:r>
        <w:fldChar w:fldCharType="end"/>
      </w:r>
      <w:bookmarkEnd w:id="317"/>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6F3492D4"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0440B4" w:rsidRPr="0098259C">
        <w:t xml:space="preserve">Figure </w:t>
      </w:r>
      <w:r w:rsidR="000440B4">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804175"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2E9BD03C" w:rsidR="00990EFE" w:rsidRPr="0098259C" w:rsidRDefault="00990EFE" w:rsidP="00990EFE">
      <w:pPr>
        <w:pStyle w:val="BodyTextIndent"/>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0440B4">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318" w:name="_Toc55136505"/>
      <w:r w:rsidRPr="0098259C">
        <w:t>FMI Application Programming Interface</w:t>
      </w:r>
      <w:bookmarkEnd w:id="318"/>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319" w:name="_Ref240459819"/>
      <w:bookmarkStart w:id="320" w:name="_Toc240646369"/>
      <w:bookmarkStart w:id="321" w:name="_Toc247884542"/>
      <w:bookmarkStart w:id="322" w:name="_Ref289632501"/>
      <w:bookmarkStart w:id="323" w:name="_Toc55136506"/>
      <w:r w:rsidRPr="0098259C">
        <w:t>Providing Independent Variables and Re-initialization of Caching</w:t>
      </w:r>
      <w:bookmarkEnd w:id="319"/>
      <w:bookmarkEnd w:id="320"/>
      <w:bookmarkEnd w:id="321"/>
      <w:bookmarkEnd w:id="322"/>
      <w:bookmarkEnd w:id="323"/>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069B36CB"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0440B4">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324" w:name="_Ref235854743"/>
      <w:bookmarkStart w:id="325" w:name="_Toc240646370"/>
      <w:bookmarkStart w:id="326" w:name="_Toc247884543"/>
      <w:bookmarkStart w:id="327" w:name="_Toc55136507"/>
      <w:r w:rsidRPr="0098259C">
        <w:t>Evaluation of Model Equations</w:t>
      </w:r>
      <w:bookmarkEnd w:id="324"/>
      <w:bookmarkEnd w:id="325"/>
      <w:bookmarkEnd w:id="326"/>
      <w:bookmarkEnd w:id="327"/>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71824BF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0440B4">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328" w:name="OLE_LINK1"/>
            <w:bookmarkStart w:id="329"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328"/>
            <w:bookmarkEnd w:id="329"/>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330" w:name="_Ref235843871"/>
      <w:bookmarkStart w:id="331" w:name="_Toc240646372"/>
      <w:bookmarkStart w:id="332" w:name="_Toc247884545"/>
      <w:bookmarkStart w:id="333" w:name="_Toc55136508"/>
      <w:r w:rsidRPr="0098259C">
        <w:t>State Machine of Calling Sequence</w:t>
      </w:r>
      <w:bookmarkEnd w:id="330"/>
      <w:bookmarkEnd w:id="331"/>
      <w:bookmarkEnd w:id="332"/>
      <w:bookmarkEnd w:id="333"/>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4730750"/>
                    </a:xfrm>
                    <a:prstGeom prst="rect">
                      <a:avLst/>
                    </a:prstGeom>
                  </pic:spPr>
                </pic:pic>
              </a:graphicData>
            </a:graphic>
          </wp:inline>
        </w:drawing>
      </w:r>
    </w:p>
    <w:p w14:paraId="2A60BC77" w14:textId="3BF76263" w:rsidR="000D0261" w:rsidRPr="0098259C" w:rsidRDefault="000D0261" w:rsidP="000D0261">
      <w:pPr>
        <w:pStyle w:val="Caption"/>
        <w:rPr>
          <w:b w:val="0"/>
        </w:rPr>
      </w:pPr>
      <w:bookmarkStart w:id="334" w:name="_Ref357865571"/>
      <w:r w:rsidRPr="0098259C">
        <w:t xml:space="preserve">Figure </w:t>
      </w:r>
      <w:r w:rsidRPr="0098259C">
        <w:fldChar w:fldCharType="begin"/>
      </w:r>
      <w:r w:rsidRPr="0098259C">
        <w:instrText xml:space="preserve"> SEQ Figure \* ARABIC </w:instrText>
      </w:r>
      <w:r w:rsidRPr="0098259C">
        <w:fldChar w:fldCharType="separate"/>
      </w:r>
      <w:r w:rsidR="000440B4">
        <w:rPr>
          <w:noProof/>
        </w:rPr>
        <w:t>6</w:t>
      </w:r>
      <w:r w:rsidRPr="0098259C">
        <w:fldChar w:fldCharType="end"/>
      </w:r>
      <w:bookmarkEnd w:id="334"/>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76F2BE9F"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0440B4">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4E390461"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p>
    <w:p w14:paraId="24CCF73B" w14:textId="51832C80" w:rsidR="00990EFE" w:rsidRPr="0098259C" w:rsidRDefault="000664FC" w:rsidP="007137D7">
      <w:pPr>
        <w:pStyle w:val="Heading3"/>
      </w:pPr>
      <w:bookmarkStart w:id="335" w:name="_Toc55136509"/>
      <w:r w:rsidRPr="0098259C">
        <w:t>Pseudo</w:t>
      </w:r>
      <w:r w:rsidR="00C34D46">
        <w:t>c</w:t>
      </w:r>
      <w:r w:rsidRPr="0098259C">
        <w:t>ode Example</w:t>
      </w:r>
      <w:bookmarkEnd w:id="335"/>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D7CDE85"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del w:id="336" w:author="Bertsch Christian (CR/AEE3)" w:date="2020-11-12T21:23:00Z">
              <w:r w:rsidRPr="00D2781E" w:rsidDel="008A51D6">
                <w:rPr>
                  <w:i/>
                  <w:sz w:val="19"/>
                  <w:szCs w:val="19"/>
                  <w:lang w:val="en-US"/>
                </w:rPr>
                <w:delText>tEnd</w:delText>
              </w:r>
            </w:del>
            <w:ins w:id="337" w:author="Bertsch Christian (CR/AEE3)" w:date="2020-11-12T21:23:00Z">
              <w:r w:rsidR="008A51D6">
                <w:rPr>
                  <w:i/>
                  <w:sz w:val="19"/>
                  <w:szCs w:val="19"/>
                  <w:lang w:val="en-US"/>
                </w:rPr>
                <w:t>Tend</w:t>
              </w:r>
            </w:ins>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45594192" w:rsidR="00C864CB" w:rsidRPr="00D2781E" w:rsidRDefault="00C864CB" w:rsidP="00C864CB">
            <w:pPr>
              <w:pStyle w:val="HTMLPreformatted"/>
              <w:rPr>
                <w:i/>
                <w:sz w:val="19"/>
                <w:szCs w:val="19"/>
                <w:lang w:val="en-US"/>
              </w:rPr>
            </w:pPr>
            <w:r w:rsidRPr="00D2781E">
              <w:rPr>
                <w:i/>
                <w:sz w:val="19"/>
                <w:szCs w:val="19"/>
                <w:lang w:val="en-US"/>
              </w:rPr>
              <w:t xml:space="preserve">      tNext = </w:t>
            </w:r>
            <w:del w:id="338" w:author="Bertsch Christian (CR/AEE3)" w:date="2020-11-12T21:23:00Z">
              <w:r w:rsidRPr="00D2781E" w:rsidDel="008A51D6">
                <w:rPr>
                  <w:i/>
                  <w:sz w:val="19"/>
                  <w:szCs w:val="19"/>
                  <w:lang w:val="en-US"/>
                </w:rPr>
                <w:delText>tEnd</w:delText>
              </w:r>
            </w:del>
            <w:ins w:id="339" w:author="Bertsch Christian (CR/AEE3)" w:date="2020-11-12T21:23:00Z">
              <w:r w:rsidR="008A51D6">
                <w:rPr>
                  <w:i/>
                  <w:sz w:val="19"/>
                  <w:szCs w:val="19"/>
                  <w:lang w:val="en-US"/>
                </w:rPr>
                <w:t>Tend</w:t>
              </w:r>
            </w:ins>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3F9BE335" w:rsidR="00C864CB" w:rsidRPr="00D2781E" w:rsidRDefault="00C864CB" w:rsidP="00C864CB">
            <w:pPr>
              <w:pStyle w:val="HTMLPreformatted"/>
              <w:rPr>
                <w:i/>
                <w:sz w:val="19"/>
                <w:szCs w:val="19"/>
                <w:lang w:val="en-US"/>
              </w:rPr>
            </w:pPr>
            <w:r w:rsidRPr="00D2781E">
              <w:rPr>
                <w:i/>
                <w:sz w:val="19"/>
                <w:szCs w:val="19"/>
                <w:lang w:val="en-US"/>
              </w:rPr>
              <w:t xml:space="preserve">  if time &gt;= </w:t>
            </w:r>
            <w:del w:id="340" w:author="Bertsch Christian (CR/AEE3)" w:date="2020-11-12T21:23:00Z">
              <w:r w:rsidRPr="00D2781E" w:rsidDel="008A51D6">
                <w:rPr>
                  <w:i/>
                  <w:sz w:val="19"/>
                  <w:szCs w:val="19"/>
                  <w:lang w:val="en-US"/>
                </w:rPr>
                <w:delText xml:space="preserve">tEnd </w:delText>
              </w:r>
            </w:del>
            <w:ins w:id="341" w:author="Bertsch Christian (CR/AEE3)" w:date="2020-11-12T21:23:00Z">
              <w:r w:rsidR="008A51D6">
                <w:rPr>
                  <w:i/>
                  <w:sz w:val="19"/>
                  <w:szCs w:val="19"/>
                  <w:lang w:val="en-US"/>
                </w:rPr>
                <w:t>Tend</w:t>
              </w:r>
              <w:r w:rsidR="008A51D6" w:rsidRPr="00D2781E">
                <w:rPr>
                  <w:i/>
                  <w:sz w:val="19"/>
                  <w:szCs w:val="19"/>
                  <w:lang w:val="en-US"/>
                </w:rPr>
                <w:t xml:space="preserve"> </w:t>
              </w:r>
            </w:ins>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342" w:name="_Toc55136510"/>
      <w:r w:rsidRPr="0098259C">
        <w:t>FMI Description Schema</w:t>
      </w:r>
      <w:bookmarkEnd w:id="342"/>
    </w:p>
    <w:p w14:paraId="5A4B735D" w14:textId="62C11EDA"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0440B4">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43" w:name="_Ref290828041"/>
      <w:r>
        <w:br w:type="page"/>
      </w:r>
    </w:p>
    <w:p w14:paraId="1B958BD5" w14:textId="241269E7" w:rsidR="000B7BEF" w:rsidRPr="0098259C" w:rsidRDefault="000B7BEF" w:rsidP="000B7BEF">
      <w:pPr>
        <w:pStyle w:val="Heading3"/>
      </w:pPr>
      <w:bookmarkStart w:id="344" w:name="_Ref20220416"/>
      <w:bookmarkStart w:id="345" w:name="_Ref20232891"/>
      <w:bookmarkStart w:id="346" w:name="_Ref20232913"/>
      <w:bookmarkStart w:id="347" w:name="_Toc55136511"/>
      <w:r w:rsidRPr="0098259C">
        <w:t xml:space="preserve">Model Exchange </w:t>
      </w:r>
      <w:r w:rsidR="00295BF9" w:rsidRPr="0098259C">
        <w:t xml:space="preserve">FMU </w:t>
      </w:r>
      <w:r w:rsidRPr="0098259C">
        <w:t>(</w:t>
      </w:r>
      <w:r w:rsidR="00295BF9" w:rsidRPr="0098259C">
        <w:t>ModelExchange</w:t>
      </w:r>
      <w:r w:rsidRPr="0098259C">
        <w:t>)</w:t>
      </w:r>
      <w:bookmarkEnd w:id="343"/>
      <w:bookmarkEnd w:id="344"/>
      <w:bookmarkEnd w:id="345"/>
      <w:bookmarkEnd w:id="346"/>
      <w:bookmarkEnd w:id="347"/>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2076E8A1"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0440B4">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3B94C48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0440B4">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348" w:name="_Ref304972608"/>
      <w:bookmarkStart w:id="349" w:name="_Toc55136512"/>
      <w:r w:rsidRPr="0098259C">
        <w:t>Example</w:t>
      </w:r>
      <w:r w:rsidR="004330D4" w:rsidRPr="0098259C">
        <w:t xml:space="preserve"> </w:t>
      </w:r>
      <w:r w:rsidR="00374F39" w:rsidRPr="0098259C">
        <w:t>XML</w:t>
      </w:r>
      <w:r w:rsidR="004330D4" w:rsidRPr="0098259C">
        <w:t xml:space="preserve"> Description File</w:t>
      </w:r>
      <w:bookmarkEnd w:id="348"/>
      <w:bookmarkEnd w:id="349"/>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350" w:name="_Ref289417790"/>
      <w:bookmarkStart w:id="351" w:name="_Ref289418154"/>
      <w:bookmarkStart w:id="352" w:name="_Toc55136513"/>
      <w:r w:rsidRPr="0098259C">
        <w:t>FMI for Co</w:t>
      </w:r>
      <w:r w:rsidRPr="0098259C">
        <w:noBreakHyphen/>
        <w:t>Simulation</w:t>
      </w:r>
      <w:bookmarkEnd w:id="350"/>
      <w:bookmarkEnd w:id="351"/>
      <w:bookmarkEnd w:id="352"/>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23E41B4C"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0440B4" w:rsidRPr="0098259C">
        <w:t xml:space="preserve">Figure </w:t>
      </w:r>
      <w:r w:rsidR="000440B4">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0440B4" w:rsidRPr="0098259C">
        <w:t xml:space="preserve">Figure </w:t>
      </w:r>
      <w:r w:rsidR="000440B4">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0440B4" w:rsidRPr="0098259C">
        <w:t xml:space="preserve">Figure </w:t>
      </w:r>
      <w:r w:rsidR="000440B4">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0BEB885C" w:rsidR="005C3BD2" w:rsidRPr="0098259C" w:rsidRDefault="005C3BD2" w:rsidP="005C3BD2">
      <w:pPr>
        <w:pStyle w:val="Caption"/>
        <w:rPr>
          <w:b w:val="0"/>
        </w:rPr>
      </w:pPr>
      <w:bookmarkStart w:id="353" w:name="_Ref298336800"/>
      <w:r w:rsidRPr="0098259C">
        <w:t xml:space="preserve">Figure </w:t>
      </w:r>
      <w:r w:rsidRPr="0098259C">
        <w:fldChar w:fldCharType="begin"/>
      </w:r>
      <w:r w:rsidRPr="0098259C">
        <w:instrText xml:space="preserve"> SEQ Figure \* ARABIC </w:instrText>
      </w:r>
      <w:r w:rsidRPr="0098259C">
        <w:fldChar w:fldCharType="separate"/>
      </w:r>
      <w:r w:rsidR="000440B4">
        <w:rPr>
          <w:noProof/>
        </w:rPr>
        <w:t>7</w:t>
      </w:r>
      <w:r w:rsidRPr="0098259C">
        <w:fldChar w:fldCharType="end"/>
      </w:r>
      <w:bookmarkEnd w:id="353"/>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5EFCB8A3" w:rsidR="005C3BD2" w:rsidRPr="0098259C" w:rsidRDefault="005C3BD2" w:rsidP="005C3BD2">
      <w:pPr>
        <w:pStyle w:val="Caption"/>
        <w:rPr>
          <w:b w:val="0"/>
        </w:rPr>
      </w:pPr>
      <w:bookmarkStart w:id="354" w:name="_Ref298337106"/>
      <w:r w:rsidRPr="0098259C">
        <w:t xml:space="preserve">Figure </w:t>
      </w:r>
      <w:r w:rsidRPr="0098259C">
        <w:fldChar w:fldCharType="begin"/>
      </w:r>
      <w:r w:rsidRPr="0098259C">
        <w:instrText xml:space="preserve"> SEQ Figure \* ARABIC </w:instrText>
      </w:r>
      <w:r w:rsidRPr="0098259C">
        <w:fldChar w:fldCharType="separate"/>
      </w:r>
      <w:r w:rsidR="000440B4">
        <w:rPr>
          <w:noProof/>
        </w:rPr>
        <w:t>8</w:t>
      </w:r>
      <w:r w:rsidRPr="0098259C">
        <w:fldChar w:fldCharType="end"/>
      </w:r>
      <w:bookmarkEnd w:id="354"/>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06485C04"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0440B4" w:rsidRPr="0098259C">
        <w:t xml:space="preserve">Figure </w:t>
      </w:r>
      <w:r w:rsidR="000440B4">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778815CD" w:rsidR="005C3BD2" w:rsidRPr="0098259C" w:rsidRDefault="005C3BD2" w:rsidP="005C3BD2">
      <w:pPr>
        <w:pStyle w:val="Caption"/>
        <w:rPr>
          <w:b w:val="0"/>
        </w:rPr>
      </w:pPr>
      <w:bookmarkStart w:id="355" w:name="_Ref304289289"/>
      <w:r w:rsidRPr="0098259C">
        <w:t xml:space="preserve">Figure </w:t>
      </w:r>
      <w:r w:rsidRPr="0098259C">
        <w:fldChar w:fldCharType="begin"/>
      </w:r>
      <w:r w:rsidRPr="0098259C">
        <w:instrText xml:space="preserve"> SEQ Figure \* ARABIC </w:instrText>
      </w:r>
      <w:r w:rsidRPr="0098259C">
        <w:fldChar w:fldCharType="separate"/>
      </w:r>
      <w:r w:rsidR="000440B4">
        <w:rPr>
          <w:noProof/>
        </w:rPr>
        <w:t>9</w:t>
      </w:r>
      <w:r w:rsidRPr="0098259C">
        <w:fldChar w:fldCharType="end"/>
      </w:r>
      <w:bookmarkEnd w:id="355"/>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56" w:name="_Toc304271803"/>
      <w:bookmarkStart w:id="357" w:name="_Ref308190915"/>
      <w:bookmarkStart w:id="358" w:name="_Ref356504426"/>
      <w:bookmarkStart w:id="359" w:name="_Toc55136514"/>
      <w:r>
        <w:t>Mathematical Descript</w:t>
      </w:r>
      <w:bookmarkEnd w:id="356"/>
      <w:bookmarkEnd w:id="357"/>
      <w:bookmarkEnd w:id="358"/>
      <w:r>
        <w:t>ion</w:t>
      </w:r>
      <w:bookmarkEnd w:id="359"/>
    </w:p>
    <w:p w14:paraId="57124546" w14:textId="77777777" w:rsidR="00063440" w:rsidRPr="00063440" w:rsidRDefault="00063440" w:rsidP="00063440">
      <w:pPr>
        <w:pStyle w:val="Heading3"/>
      </w:pPr>
      <w:bookmarkStart w:id="360" w:name="_Toc55136515"/>
      <w:r>
        <w:t>Basics</w:t>
      </w:r>
      <w:bookmarkEnd w:id="360"/>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804175"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5"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69705472" r:id="rId86"/>
        </w:pict>
      </w:r>
    </w:p>
    <w:p w14:paraId="3A0123B9" w14:textId="7B5F23BC"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0440B4">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4B6BCB2A"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0440B4">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085DD7C5"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0440B4">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87" o:title=""/>
          </v:shape>
          <o:OLEObject Type="Embed" ProgID="Equation.3" ShapeID="_x0000_i1037" DrawAspect="Content" ObjectID="_1669705453" r:id="rId88"/>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89" o:title=""/>
          </v:shape>
          <o:OLEObject Type="Embed" ProgID="Equation.DSMT4" ShapeID="_x0000_i1038" DrawAspect="Content" ObjectID="_1669705454" r:id="rId90"/>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1" o:title=""/>
          </v:shape>
          <o:OLEObject Type="Embed" ProgID="Equation.3" ShapeID="_x0000_i1039" DrawAspect="Content" ObjectID="_1669705455" r:id="rId92"/>
        </w:object>
      </w:r>
      <w:r w:rsidRPr="0098259C">
        <w:t xml:space="preserve"> is running step by step from </w:t>
      </w:r>
      <w:r w:rsidRPr="0098259C">
        <w:rPr>
          <w:position w:val="-12"/>
        </w:rPr>
        <w:object w:dxaOrig="420" w:dyaOrig="360" w14:anchorId="485CC85E">
          <v:shape id="_x0000_i1040" type="#_x0000_t75" style="width:21pt;height:18.75pt" o:ole="">
            <v:imagedata r:id="rId93" o:title=""/>
          </v:shape>
          <o:OLEObject Type="Embed" ProgID="Equation.3" ShapeID="_x0000_i1040" DrawAspect="Content" ObjectID="_1669705456" r:id="rId94"/>
        </w:object>
      </w:r>
      <w:r w:rsidRPr="0098259C">
        <w:t xml:space="preserve"> to </w:t>
      </w:r>
      <w:r w:rsidRPr="0098259C">
        <w:rPr>
          <w:position w:val="-14"/>
        </w:rPr>
        <w:object w:dxaOrig="400" w:dyaOrig="380" w14:anchorId="2A7F949E">
          <v:shape id="_x0000_i1041" type="#_x0000_t75" style="width:21pt;height:18.75pt" o:ole="">
            <v:imagedata r:id="rId95" o:title=""/>
          </v:shape>
          <o:OLEObject Type="Embed" ProgID="Equation.3" ShapeID="_x0000_i1041" DrawAspect="Content" ObjectID="_1669705457" r:id="rId96"/>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7" o:title=""/>
          </v:shape>
          <o:OLEObject Type="Embed" ProgID="Equation.3" ShapeID="_x0000_i1042" DrawAspect="Content" ObjectID="_1669705458" r:id="rId98"/>
        </w:object>
      </w:r>
      <w:r w:rsidRPr="0098259C">
        <w:t xml:space="preserve"> or the whole time interval </w:t>
      </w:r>
      <w:r w:rsidRPr="0098259C">
        <w:rPr>
          <w:position w:val="-14"/>
        </w:rPr>
        <w:object w:dxaOrig="1020" w:dyaOrig="380" w14:anchorId="5B9B0E70">
          <v:shape id="_x0000_i1043" type="#_x0000_t75" style="width:53.25pt;height:18.75pt" o:ole="">
            <v:imagedata r:id="rId99" o:title=""/>
          </v:shape>
          <o:OLEObject Type="Embed" ProgID="Equation.3" ShapeID="_x0000_i1043" DrawAspect="Content" ObjectID="_1669705459" r:id="rId100"/>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1" o:title=""/>
          </v:shape>
          <o:OLEObject Type="Embed" ProgID="Equation.3" ShapeID="_x0000_i1044" DrawAspect="Content" ObjectID="_1669705460" r:id="rId102"/>
        </w:object>
      </w:r>
      <w:r w:rsidRPr="0098259C">
        <w:t xml:space="preserve">, </w:t>
      </w:r>
      <w:r w:rsidRPr="0098259C">
        <w:rPr>
          <w:position w:val="-14"/>
        </w:rPr>
        <w:object w:dxaOrig="1440" w:dyaOrig="380" w14:anchorId="348053A5">
          <v:shape id="_x0000_i1045" type="#_x0000_t75" style="width:1in;height:18.75pt" o:ole="">
            <v:imagedata r:id="rId103" o:title=""/>
          </v:shape>
          <o:OLEObject Type="Embed" ProgID="Equation.DSMT4" ShapeID="_x0000_i1045" DrawAspect="Content" ObjectID="_1669705461" r:id="rId104"/>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5" o:title=""/>
          </v:shape>
          <o:OLEObject Type="Embed" ProgID="Equation.3" ShapeID="_x0000_i1046" DrawAspect="Content" ObjectID="_1669705462" r:id="rId106"/>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07" o:title=""/>
          </v:shape>
          <o:OLEObject Type="Embed" ProgID="Equation.3" ShapeID="_x0000_i1047" DrawAspect="Content" ObjectID="_1669705463" r:id="rId108"/>
        </w:object>
      </w:r>
      <w:r w:rsidRPr="0098259C">
        <w:t xml:space="preserve">and send values of outputs </w:t>
      </w:r>
      <w:r w:rsidRPr="0098259C">
        <w:rPr>
          <w:position w:val="-12"/>
        </w:rPr>
        <w:object w:dxaOrig="639" w:dyaOrig="360" w14:anchorId="080D52A0">
          <v:shape id="_x0000_i1048" type="#_x0000_t75" style="width:30.75pt;height:18.75pt" o:ole="">
            <v:imagedata r:id="rId109" o:title=""/>
          </v:shape>
          <o:OLEObject Type="Embed" ProgID="Equation.3" ShapeID="_x0000_i1048" DrawAspect="Content" ObjectID="_1669705464" r:id="rId110"/>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1" o:title=""/>
          </v:shape>
          <o:OLEObject Type="Embed" ProgID="Equation.3" ShapeID="_x0000_i1049" DrawAspect="Content" ObjectID="_1669705465" r:id="rId112"/>
        </w:object>
      </w:r>
      <w:r w:rsidRPr="0098259C">
        <w:t xml:space="preserve">, </w:t>
      </w:r>
      <w:r w:rsidRPr="0098259C">
        <w:rPr>
          <w:position w:val="-14"/>
        </w:rPr>
        <w:object w:dxaOrig="1460" w:dyaOrig="380" w14:anchorId="3DA8B1B0">
          <v:shape id="_x0000_i1050" type="#_x0000_t75" style="width:72.75pt;height:18.75pt" o:ole="">
            <v:imagedata r:id="rId113" o:title=""/>
          </v:shape>
          <o:OLEObject Type="Embed" ProgID="Equation.DSMT4" ShapeID="_x0000_i1050" DrawAspect="Content" ObjectID="_1669705466" r:id="rId114"/>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15" o:title=""/>
          </v:shape>
          <o:OLEObject Type="Embed" ProgID="Equation.DSMT4" ShapeID="_x0000_i1051" DrawAspect="Content" ObjectID="_1669705467" r:id="rId116"/>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7" o:title=""/>
          </v:shape>
          <o:OLEObject Type="Embed" ProgID="Equation.3" ShapeID="_x0000_i1052" DrawAspect="Content" ObjectID="_1669705468" r:id="rId118"/>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19" o:title=""/>
          </v:shape>
          <o:OLEObject Type="Embed" ProgID="Equation.3" ShapeID="_x0000_i1053" DrawAspect="Content" ObjectID="_1669705469" r:id="rId120"/>
        </w:object>
      </w:r>
      <w:r w:rsidRPr="0098259C">
        <w:t xml:space="preserve"> communication step, </w:t>
      </w:r>
      <w:r w:rsidRPr="0098259C">
        <w:rPr>
          <w:position w:val="-12"/>
        </w:rPr>
        <w:object w:dxaOrig="1480" w:dyaOrig="360" w14:anchorId="261D435C">
          <v:shape id="_x0000_i1054" type="#_x0000_t75" style="width:76.5pt;height:18.75pt" o:ole="">
            <v:imagedata r:id="rId121" o:title=""/>
          </v:shape>
          <o:OLEObject Type="Embed" ProgID="Equation.3" ShapeID="_x0000_i1054" DrawAspect="Content" ObjectID="_1669705470" r:id="rId122"/>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3120A882"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0440B4">
        <w:t>4.2.4</w:t>
      </w:r>
      <w:r w:rsidR="00593ECD">
        <w:fldChar w:fldCharType="end"/>
      </w:r>
      <w:r w:rsidRPr="0098259C">
        <w:t>).</w:t>
      </w:r>
    </w:p>
    <w:p w14:paraId="70240517" w14:textId="77777777" w:rsidR="00063440" w:rsidRDefault="00063440" w:rsidP="00063440">
      <w:pPr>
        <w:pStyle w:val="Heading3"/>
      </w:pPr>
      <w:bookmarkStart w:id="361" w:name="_Toc55136516"/>
      <w:r>
        <w:t>Mathematical Model</w:t>
      </w:r>
      <w:bookmarkEnd w:id="361"/>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485E900"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141BA6DA"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441F40E8"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0F1C6E97"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0F06E1D"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804175"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804175"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804175"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804175"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804175"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804175"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804175"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804175"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62"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804175"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804175"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804175"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0F624B49"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0440B4">
        <w:rPr>
          <w:noProof/>
        </w:rPr>
        <w:t>2</w:t>
      </w:r>
      <w:r w:rsidRPr="0098259C">
        <w:fldChar w:fldCharType="end"/>
      </w:r>
      <w:bookmarkEnd w:id="362"/>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363" w:name="_Toc55136517"/>
      <w:bookmarkStart w:id="364" w:name="_Toc240646382"/>
      <w:bookmarkStart w:id="365" w:name="_Toc247884555"/>
      <w:r w:rsidRPr="0098259C">
        <w:t>FMI Application Programming Interface</w:t>
      </w:r>
      <w:bookmarkEnd w:id="363"/>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66" w:name="_Toc247964771"/>
      <w:bookmarkStart w:id="367" w:name="_Toc274647154"/>
      <w:bookmarkStart w:id="368" w:name="_Ref290826996"/>
      <w:bookmarkStart w:id="369" w:name="_Ref304553841"/>
      <w:bookmarkStart w:id="370" w:name="_Ref369580299"/>
      <w:bookmarkStart w:id="371"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66"/>
      <w:r w:rsidRPr="0098259C">
        <w:t xml:space="preserve"> and </w:t>
      </w:r>
      <w:r w:rsidR="00966C27" w:rsidRPr="0098259C">
        <w:t>P</w:t>
      </w:r>
      <w:r w:rsidRPr="0098259C">
        <w:t>arameters</w:t>
      </w:r>
      <w:bookmarkEnd w:id="367"/>
      <w:bookmarkEnd w:id="368"/>
      <w:bookmarkEnd w:id="369"/>
      <w:bookmarkEnd w:id="370"/>
      <w:bookmarkEnd w:id="371"/>
    </w:p>
    <w:p w14:paraId="4D67AF33" w14:textId="106A3818"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0440B4">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25EFC819" w:rsidR="00D97820" w:rsidRPr="0098259C" w:rsidRDefault="00D97820" w:rsidP="0082183C">
            <w:pPr>
              <w:pStyle w:val="Textkrper-Tabelle"/>
              <w:autoSpaceDE w:val="0"/>
              <w:autoSpaceDN w:val="0"/>
              <w:adjustRightInd w:val="0"/>
              <w:ind w:left="0"/>
              <w:rPr>
                <w:color w:val="000000"/>
                <w:szCs w:val="20"/>
              </w:rPr>
            </w:pPr>
            <w:r>
              <w:t>Differents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372" w:name="_Ref248821476"/>
      <w:bookmarkStart w:id="373" w:name="_Toc274647155"/>
      <w:bookmarkStart w:id="374" w:name="_Toc55136519"/>
      <w:r w:rsidRPr="0098259C">
        <w:t>Computation</w:t>
      </w:r>
      <w:bookmarkEnd w:id="372"/>
      <w:bookmarkEnd w:id="373"/>
      <w:bookmarkEnd w:id="374"/>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74E8A299"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0440B4">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311804D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0440B4">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75" w:name="_Toc247964773"/>
      <w:bookmarkStart w:id="376" w:name="_Toc274647156"/>
      <w:bookmarkStart w:id="377" w:name="_Ref369578323"/>
      <w:r>
        <w:br w:type="page"/>
      </w:r>
    </w:p>
    <w:p w14:paraId="771EDC9D" w14:textId="222085D8" w:rsidR="00885BF4" w:rsidRPr="0098259C" w:rsidRDefault="00885BF4" w:rsidP="00885BF4">
      <w:pPr>
        <w:pStyle w:val="Heading3"/>
        <w:spacing w:line="336" w:lineRule="auto"/>
        <w:jc w:val="both"/>
      </w:pPr>
      <w:bookmarkStart w:id="378" w:name="_Ref20232792"/>
      <w:bookmarkStart w:id="379" w:name="_Toc55136520"/>
      <w:r w:rsidRPr="0098259C">
        <w:t>Retrieving Status Information</w:t>
      </w:r>
      <w:bookmarkEnd w:id="375"/>
      <w:r w:rsidRPr="0098259C">
        <w:t xml:space="preserve"> from the Slave</w:t>
      </w:r>
      <w:bookmarkEnd w:id="376"/>
      <w:bookmarkEnd w:id="377"/>
      <w:bookmarkEnd w:id="378"/>
      <w:bookmarkEnd w:id="379"/>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A78AE07"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0440B4">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80" w:name="_Toc247964774"/>
      <w:bookmarkStart w:id="381" w:name="_Ref248821801"/>
      <w:bookmarkStart w:id="382" w:name="_Toc274647157"/>
    </w:p>
    <w:p w14:paraId="0A5EDE80" w14:textId="77777777" w:rsidR="00966C27" w:rsidRPr="0098259C" w:rsidRDefault="00966C27" w:rsidP="007137D7">
      <w:pPr>
        <w:pStyle w:val="Heading3"/>
      </w:pPr>
      <w:bookmarkStart w:id="383" w:name="_Ref349039747"/>
      <w:bookmarkStart w:id="384" w:name="_Toc55136521"/>
      <w:r w:rsidRPr="0098259C">
        <w:t>State Machine of Calling Sequenc</w:t>
      </w:r>
      <w:bookmarkEnd w:id="380"/>
      <w:r w:rsidRPr="0098259C">
        <w:t>e from Master to Slave</w:t>
      </w:r>
      <w:bookmarkEnd w:id="381"/>
      <w:bookmarkEnd w:id="382"/>
      <w:bookmarkEnd w:id="383"/>
      <w:bookmarkEnd w:id="384"/>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4C9740DA"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0440B4">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385" w:name="_Toc247964775"/>
      <w:bookmarkStart w:id="386" w:name="_Toc274647158"/>
      <w:bookmarkStart w:id="387" w:name="_Ref289781010"/>
      <w:bookmarkStart w:id="388"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389" w:name="_Toc55136522"/>
      <w:r w:rsidRPr="0098259C">
        <w:t>Pseudo</w:t>
      </w:r>
      <w:r w:rsidR="00C34D46">
        <w:t>c</w:t>
      </w:r>
      <w:r w:rsidRPr="0098259C">
        <w:t>ode Example</w:t>
      </w:r>
      <w:bookmarkEnd w:id="385"/>
      <w:bookmarkEnd w:id="386"/>
      <w:bookmarkEnd w:id="387"/>
      <w:bookmarkEnd w:id="388"/>
      <w:bookmarkEnd w:id="389"/>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77DBA678"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0440B4">
        <w:rPr>
          <w:noProof/>
        </w:rPr>
        <w:t>12</w:t>
      </w:r>
      <w:r>
        <w:fldChar w:fldCharType="end"/>
      </w:r>
      <w:r>
        <w:t xml:space="preserve"> </w:t>
      </w:r>
      <w:r w:rsidRPr="003F517C">
        <w:t>Connection graph of the slaves.</w:t>
      </w:r>
    </w:p>
    <w:p w14:paraId="1E6B5E71" w14:textId="047E07C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0440B4">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390" w:name="_Toc55136523"/>
      <w:r w:rsidRPr="0098259C">
        <w:t>FMI Description Schema</w:t>
      </w:r>
      <w:bookmarkEnd w:id="390"/>
    </w:p>
    <w:p w14:paraId="2ECBD66C" w14:textId="4CE33A7E"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0440B4">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391" w:name="_Ref289268602"/>
      <w:bookmarkStart w:id="392" w:name="_Ref298170400"/>
      <w:bookmarkStart w:id="393" w:name="_Toc55136524"/>
      <w:r w:rsidRPr="0098259C">
        <w:t>Co</w:t>
      </w:r>
      <w:r w:rsidRPr="0098259C">
        <w:noBreakHyphen/>
        <w:t>Simulation</w:t>
      </w:r>
      <w:bookmarkEnd w:id="391"/>
      <w:r w:rsidR="00121EF8" w:rsidRPr="0098259C">
        <w:t xml:space="preserve"> FMU (CoSimulation)</w:t>
      </w:r>
      <w:bookmarkEnd w:id="392"/>
      <w:bookmarkEnd w:id="393"/>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1370DD26"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0440B4">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702A271D"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0440B4" w:rsidRPr="0098259C">
              <w:t xml:space="preserve">Figure </w:t>
            </w:r>
            <w:r w:rsidR="000440B4">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394" w:name="_Toc55136525"/>
      <w:r w:rsidRPr="0098259C">
        <w:t xml:space="preserve">Example </w:t>
      </w:r>
      <w:r w:rsidR="00374F39" w:rsidRPr="0098259C">
        <w:t>XML</w:t>
      </w:r>
      <w:r w:rsidRPr="0098259C">
        <w:t xml:space="preserve"> Description File</w:t>
      </w:r>
      <w:bookmarkEnd w:id="394"/>
    </w:p>
    <w:p w14:paraId="56AFD392" w14:textId="7828117D"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0440B4">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395" w:name="_Ref305442034"/>
      <w:bookmarkStart w:id="396" w:name="_Toc55136526"/>
      <w:r w:rsidRPr="0098259C">
        <w:t>Literature</w:t>
      </w:r>
      <w:bookmarkEnd w:id="364"/>
      <w:bookmarkEnd w:id="365"/>
      <w:bookmarkEnd w:id="395"/>
      <w:bookmarkEnd w:id="396"/>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7"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8"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9"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0"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1"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2"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3"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4"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5"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97" w:name="_Toc247884556"/>
      <w:bookmarkStart w:id="398" w:name="_Toc55136527"/>
      <w:r w:rsidRPr="0098259C">
        <w:t>FMI Revision History</w:t>
      </w:r>
      <w:bookmarkEnd w:id="397"/>
      <w:bookmarkEnd w:id="398"/>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6"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7"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99" w:name="_Toc247884557"/>
      <w:bookmarkStart w:id="400" w:name="_Toc55136528"/>
      <w:r w:rsidRPr="0098259C">
        <w:t>Version 1.0</w:t>
      </w:r>
      <w:bookmarkEnd w:id="399"/>
      <w:r w:rsidRPr="0098259C">
        <w:t xml:space="preserve"> – FMI for Model Exchange</w:t>
      </w:r>
      <w:bookmarkEnd w:id="400"/>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401" w:name="_Toc55136529"/>
      <w:r w:rsidRPr="0098259C">
        <w:t>Version 1.0 – FMI for Co-Simulation</w:t>
      </w:r>
      <w:bookmarkEnd w:id="401"/>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402" w:name="_Toc20839962"/>
      <w:bookmarkStart w:id="403" w:name="_Toc20839963"/>
      <w:bookmarkStart w:id="404" w:name="_Toc20839964"/>
      <w:bookmarkStart w:id="405" w:name="_Toc20839965"/>
      <w:bookmarkStart w:id="406" w:name="_Toc20839966"/>
      <w:bookmarkStart w:id="407" w:name="_Toc20839967"/>
      <w:bookmarkStart w:id="408" w:name="_Toc20839968"/>
      <w:bookmarkStart w:id="409" w:name="_Toc20839969"/>
      <w:bookmarkStart w:id="410" w:name="_Toc20839970"/>
      <w:bookmarkStart w:id="411" w:name="_Toc20839971"/>
      <w:bookmarkStart w:id="412" w:name="_Toc20839972"/>
      <w:bookmarkStart w:id="413" w:name="_Toc20839973"/>
      <w:bookmarkStart w:id="414" w:name="_Toc20839974"/>
      <w:bookmarkStart w:id="415" w:name="_Toc20839975"/>
      <w:bookmarkStart w:id="416" w:name="_Toc20839976"/>
      <w:bookmarkStart w:id="417" w:name="_Toc20839977"/>
      <w:bookmarkStart w:id="418" w:name="_Toc20839978"/>
      <w:bookmarkStart w:id="419" w:name="_Toc20839979"/>
      <w:bookmarkStart w:id="420" w:name="_Toc20839980"/>
      <w:bookmarkStart w:id="421" w:name="_Toc20839981"/>
      <w:bookmarkStart w:id="422" w:name="_Toc20839982"/>
      <w:bookmarkStart w:id="423" w:name="_Toc55136530"/>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r w:rsidRPr="0098259C">
        <w:t>Version 2.0</w:t>
      </w:r>
      <w:r w:rsidR="00C47A06" w:rsidRPr="0098259C">
        <w:t xml:space="preserve"> – FMI for Model Exchange and Co-Simulation</w:t>
      </w:r>
      <w:bookmarkEnd w:id="423"/>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24" w:name="_Ref305158977"/>
      <w:bookmarkStart w:id="425" w:name="_Toc55136531"/>
      <w:r w:rsidRPr="0098259C">
        <w:t>Overview</w:t>
      </w:r>
      <w:bookmarkEnd w:id="424"/>
      <w:bookmarkEnd w:id="425"/>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26" w:name="_Toc55136532"/>
      <w:r w:rsidRPr="0098259C">
        <w:t>Main changes</w:t>
      </w:r>
      <w:bookmarkEnd w:id="426"/>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2E3CFA52"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0440B4">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27" w:name="_Toc55136533"/>
      <w:r w:rsidRPr="0098259C">
        <w:t>Contributors</w:t>
      </w:r>
      <w:bookmarkEnd w:id="427"/>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38"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428" w:name="_Toc55136534"/>
      <w:r>
        <w:t>F</w:t>
      </w:r>
      <w:r w:rsidR="001F176C">
        <w:t>MI 2.0.1 m</w:t>
      </w:r>
      <w:r>
        <w:t>a</w:t>
      </w:r>
      <w:r w:rsidR="00460616">
        <w:t>i</w:t>
      </w:r>
      <w:r>
        <w:t xml:space="preserve">ntenane release: </w:t>
      </w:r>
      <w:r w:rsidR="001F176C">
        <w:t>c</w:t>
      </w:r>
      <w:r>
        <w:t>hanges and contributors</w:t>
      </w:r>
      <w:bookmarkEnd w:id="428"/>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39"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rPr>
          <w:ins w:id="429" w:author="Bertsch Christian (CR/AEE3)" w:date="2020-11-01T14:28:00Z"/>
        </w:rPr>
      </w:pPr>
      <w:r>
        <w:t xml:space="preserve">For further contributors by comments please refer to the issue tracking system </w:t>
      </w:r>
      <w:hyperlink r:id="rId140" w:history="1">
        <w:r w:rsidRPr="009E72A6">
          <w:rPr>
            <w:rStyle w:val="Hyperlink"/>
          </w:rPr>
          <w:t>https://github.com/modelica/fmi-standard/milestone/3</w:t>
        </w:r>
      </w:hyperlink>
      <w:r>
        <w:t xml:space="preserve"> </w:t>
      </w:r>
    </w:p>
    <w:p w14:paraId="7335BC35" w14:textId="7C47BC84" w:rsidR="00530EF9" w:rsidRDefault="00530EF9" w:rsidP="00D2781E">
      <w:pPr>
        <w:pStyle w:val="BodyText"/>
        <w:spacing w:before="0"/>
        <w:rPr>
          <w:ins w:id="430" w:author="Bertsch Christian (CR/AEE3)" w:date="2020-11-01T14:28:00Z"/>
        </w:rPr>
      </w:pPr>
    </w:p>
    <w:p w14:paraId="67181B1F" w14:textId="293BC642" w:rsidR="00530EF9" w:rsidRDefault="00530EF9" w:rsidP="00D2781E">
      <w:pPr>
        <w:pStyle w:val="BodyText"/>
        <w:spacing w:before="0"/>
        <w:rPr>
          <w:ins w:id="431" w:author="Bertsch Christian (CR/AEE3)" w:date="2020-11-01T14:28:00Z"/>
        </w:rPr>
      </w:pPr>
    </w:p>
    <w:p w14:paraId="2EF3D497" w14:textId="7A2032A8" w:rsidR="00530EF9" w:rsidRPr="0098259C" w:rsidRDefault="00530EF9">
      <w:pPr>
        <w:pStyle w:val="Appendix3"/>
        <w:rPr>
          <w:ins w:id="432" w:author="Bertsch Christian (CR/AEE3)" w:date="2020-11-01T14:28:00Z"/>
        </w:rPr>
        <w:pPrChange w:id="433" w:author="Bertsch Christian (CR/AEE3)" w:date="2020-11-01T14:28:00Z">
          <w:pPr>
            <w:pStyle w:val="Appendix3"/>
            <w:numPr>
              <w:numId w:val="74"/>
            </w:numPr>
          </w:pPr>
        </w:pPrChange>
      </w:pPr>
      <w:bookmarkStart w:id="434" w:name="_Toc55136535"/>
      <w:ins w:id="435" w:author="Bertsch Christian (CR/AEE3)" w:date="2020-11-01T14:28:00Z">
        <w:r>
          <w:t>FMI 2.0.2 maintenane release: changes and contributors</w:t>
        </w:r>
        <w:bookmarkEnd w:id="434"/>
      </w:ins>
    </w:p>
    <w:p w14:paraId="5B2F7062" w14:textId="3FCCAF68" w:rsidR="00530EF9" w:rsidRDefault="00530EF9" w:rsidP="00530EF9">
      <w:pPr>
        <w:pStyle w:val="BodyText"/>
        <w:rPr>
          <w:ins w:id="436" w:author="Bertsch Christian (CR/AEE3)" w:date="2020-11-01T14:28:00Z"/>
          <w:spacing w:val="0"/>
        </w:rPr>
      </w:pPr>
      <w:ins w:id="437" w:author="Bertsch Christian (CR/AEE3)" w:date="2020-11-01T14:28:00Z">
        <w:r>
          <w:rPr>
            <w:spacing w:val="0"/>
          </w:rPr>
          <w:t>The changes w.r.t. FMI 2.0.1 (clarifications and bugfixes) are summarized on the release page for FMI 2.0.</w:t>
        </w:r>
      </w:ins>
      <w:ins w:id="438" w:author="Bertsch Christian (CR/AEE3)" w:date="2020-11-01T14:29:00Z">
        <w:r>
          <w:rPr>
            <w:spacing w:val="0"/>
          </w:rPr>
          <w:t>2</w:t>
        </w:r>
      </w:ins>
      <w:ins w:id="439" w:author="Bertsch Christian (CR/AEE3)" w:date="2020-11-01T14:28:00Z">
        <w:r>
          <w:rPr>
            <w:spacing w:val="0"/>
          </w:rPr>
          <w:br/>
        </w:r>
        <w:r w:rsidRPr="00530EF9">
          <w:rPr>
            <w:rPrChange w:id="440" w:author="Bertsch Christian (CR/AEE3)" w:date="2020-11-01T14:29:00Z">
              <w:rPr>
                <w:rStyle w:val="Hyperlink"/>
                <w:spacing w:val="0"/>
              </w:rPr>
            </w:rPrChange>
          </w:rPr>
          <w:t>https://github.com/modelica/fmi-standard/releases/tag/v2.0.</w:t>
        </w:r>
      </w:ins>
      <w:ins w:id="441" w:author="Bertsch Christian (CR/AEE3)" w:date="2020-11-01T14:29:00Z">
        <w:r>
          <w:rPr>
            <w:spacing w:val="0"/>
          </w:rPr>
          <w:t>2</w:t>
        </w:r>
      </w:ins>
      <w:ins w:id="442" w:author="Bertsch Christian (CR/AEE3)" w:date="2020-11-01T14:28:00Z">
        <w:r>
          <w:rPr>
            <w:spacing w:val="0"/>
          </w:rPr>
          <w:t xml:space="preserve"> </w:t>
        </w:r>
      </w:ins>
    </w:p>
    <w:p w14:paraId="740F0CA9" w14:textId="77777777" w:rsidR="00530EF9" w:rsidRDefault="00530EF9" w:rsidP="00530EF9">
      <w:pPr>
        <w:pStyle w:val="BodyText"/>
        <w:spacing w:before="0"/>
        <w:rPr>
          <w:ins w:id="443" w:author="Bertsch Christian (CR/AEE3)" w:date="2020-11-01T14:28:00Z"/>
        </w:rPr>
      </w:pPr>
    </w:p>
    <w:p w14:paraId="0065AA22" w14:textId="0D255DD7" w:rsidR="00530EF9" w:rsidRPr="0098259C" w:rsidRDefault="00530EF9" w:rsidP="00530EF9">
      <w:pPr>
        <w:pStyle w:val="BodyText"/>
        <w:spacing w:before="0"/>
        <w:rPr>
          <w:ins w:id="444" w:author="Bertsch Christian (CR/AEE3)" w:date="2020-11-01T14:28:00Z"/>
        </w:rPr>
      </w:pPr>
      <w:ins w:id="445" w:author="Bertsch Christian (CR/AEE3)" w:date="2020-11-01T14:28:00Z">
        <w:r>
          <w:t xml:space="preserve">For contributors please refer to the issue tracking system </w:t>
        </w:r>
        <w:r>
          <w:fldChar w:fldCharType="begin"/>
        </w:r>
        <w:r>
          <w:instrText xml:space="preserve"> HYPERLINK "https://github.com/modelica/fmi-standard/milestone/3" </w:instrText>
        </w:r>
        <w:r>
          <w:fldChar w:fldCharType="separate"/>
        </w:r>
        <w:r w:rsidRPr="009E72A6">
          <w:rPr>
            <w:rStyle w:val="Hyperlink"/>
          </w:rPr>
          <w:t>https://github.com/modelica/fmi-standard/milestone/</w:t>
        </w:r>
        <w:r>
          <w:rPr>
            <w:rStyle w:val="Hyperlink"/>
          </w:rPr>
          <w:fldChar w:fldCharType="end"/>
        </w:r>
      </w:ins>
      <w:ins w:id="446" w:author="Bertsch Christian (CR/AEE3)" w:date="2020-11-01T14:30:00Z">
        <w:r>
          <w:rPr>
            <w:rStyle w:val="Hyperlink"/>
          </w:rPr>
          <w:t>15</w:t>
        </w:r>
      </w:ins>
      <w:ins w:id="447" w:author="Bertsch Christian (CR/AEE3)" w:date="2020-11-01T14:28:00Z">
        <w:r>
          <w:t xml:space="preserve"> </w:t>
        </w:r>
      </w:ins>
    </w:p>
    <w:p w14:paraId="7531A106" w14:textId="77777777" w:rsidR="00530EF9" w:rsidRPr="0098259C" w:rsidRDefault="00530EF9" w:rsidP="00D2781E">
      <w:pPr>
        <w:pStyle w:val="BodyText"/>
        <w:spacing w:before="0"/>
      </w:pPr>
    </w:p>
    <w:p w14:paraId="44179EAF" w14:textId="697C1A62" w:rsidR="00C12C1B" w:rsidRPr="0098259C" w:rsidRDefault="00C12C1B" w:rsidP="00C12C1B">
      <w:pPr>
        <w:pStyle w:val="Appendix1"/>
      </w:pPr>
      <w:bookmarkStart w:id="448" w:name="_Toc240646383"/>
      <w:bookmarkStart w:id="449" w:name="_Toc247884564"/>
      <w:bookmarkStart w:id="450" w:name="_Toc55136536"/>
      <w:bookmarkEnd w:id="59"/>
      <w:bookmarkEnd w:id="60"/>
      <w:bookmarkEnd w:id="61"/>
      <w:bookmarkEnd w:id="62"/>
      <w:bookmarkEnd w:id="63"/>
      <w:bookmarkEnd w:id="64"/>
      <w:r w:rsidRPr="0098259C">
        <w:t>Glossary</w:t>
      </w:r>
      <w:bookmarkEnd w:id="448"/>
      <w:bookmarkEnd w:id="449"/>
      <w:bookmarkEnd w:id="450"/>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1"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2" w:history="1">
              <w:r w:rsidRPr="0098259C">
                <w:rPr>
                  <w:rStyle w:val="Hyperlink"/>
                </w:rPr>
                <w:t>www.osek-vdx.org</w:t>
              </w:r>
            </w:hyperlink>
            <w:r w:rsidRPr="0098259C">
              <w:t xml:space="preserve">, </w:t>
            </w:r>
            <w:hyperlink r:id="rId143"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024DD25A"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0440B4">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0440B4">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0440B4">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04D44C66"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0440B4">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4"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5"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6"/>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22BFFA" w14:textId="77777777" w:rsidR="00804175" w:rsidRDefault="00804175">
      <w:r>
        <w:separator/>
      </w:r>
    </w:p>
  </w:endnote>
  <w:endnote w:type="continuationSeparator" w:id="0">
    <w:p w14:paraId="75D22C02" w14:textId="77777777" w:rsidR="00804175" w:rsidRDefault="00804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0BEC1" w14:textId="77777777" w:rsidR="00804175" w:rsidRDefault="00804175">
      <w:r>
        <w:separator/>
      </w:r>
    </w:p>
  </w:footnote>
  <w:footnote w:type="continuationSeparator" w:id="0">
    <w:p w14:paraId="29EF48CC" w14:textId="77777777" w:rsidR="00804175" w:rsidRDefault="00804175">
      <w:r>
        <w:continuationSeparator/>
      </w:r>
    </w:p>
  </w:footnote>
  <w:footnote w:id="1">
    <w:p w14:paraId="383712B6" w14:textId="77777777" w:rsidR="00530EF9" w:rsidRPr="00FD5BB5" w:rsidRDefault="00530EF9">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5E6A15F5"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133" name="Picture 133"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 xml:space="preserve">ock-up Interface 2.0.2 </w:t>
    </w:r>
  </w:p>
  <w:p w14:paraId="4812F36A" w14:textId="33FDABAE"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Dec 15</w:t>
    </w:r>
    <w:r w:rsidRPr="00530EF9">
      <w:rPr>
        <w:color w:val="000000" w:themeColor="text1"/>
        <w:vertAlign w:val="superscript"/>
        <w:rPrChange w:id="0" w:author="Bertsch Christian (CR/AEE3)" w:date="2020-11-01T14:33:00Z">
          <w:rPr>
            <w:color w:val="000000" w:themeColor="text1"/>
          </w:rPr>
        </w:rPrChange>
      </w:rPr>
      <w:t>th</w:t>
    </w:r>
    <w:r>
      <w:rPr>
        <w:color w:val="000000" w:themeColor="text1"/>
      </w:rPr>
      <w:t xml:space="preserve"> 2020</w:t>
    </w:r>
  </w:p>
  <w:p w14:paraId="1A111003" w14:textId="22F77A64"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1544C4">
      <w:rPr>
        <w:noProof/>
        <w:color w:val="000000" w:themeColor="text1"/>
      </w:rPr>
      <w:t>29</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1544C4">
      <w:rPr>
        <w:rStyle w:val="PageNumber"/>
        <w:rFonts w:cs="Times New Roman"/>
        <w:noProof/>
        <w:color w:val="000000" w:themeColor="text1"/>
        <w:spacing w:val="0"/>
        <w:szCs w:val="18"/>
      </w:rPr>
      <w:t>130</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602F"/>
    <w:rsid w:val="008F71F1"/>
    <w:rsid w:val="008F747F"/>
    <w:rsid w:val="008F7A42"/>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6D8"/>
    <w:rsid w:val="00A33508"/>
    <w:rsid w:val="00A3399A"/>
    <w:rsid w:val="00A35B99"/>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image" Target="media/image10.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0.png"/><Relationship Id="rId89" Type="http://schemas.openxmlformats.org/officeDocument/2006/relationships/image" Target="media/image43.wmf"/><Relationship Id="rId112" Type="http://schemas.openxmlformats.org/officeDocument/2006/relationships/oleObject" Target="embeddings/oleObject24.bin"/><Relationship Id="rId133" Type="http://schemas.openxmlformats.org/officeDocument/2006/relationships/hyperlink" Target="http://www.di.ens.fr/~pouzet/lucid-synchrone/" TargetMode="External"/><Relationship Id="rId138" Type="http://schemas.openxmlformats.org/officeDocument/2006/relationships/hyperlink" Target="https://github.com/modelica/FMIModelicaTest"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image" Target="media/image14.wmf"/><Relationship Id="rId58" Type="http://schemas.openxmlformats.org/officeDocument/2006/relationships/image" Target="media/image18.png"/><Relationship Id="rId74" Type="http://schemas.openxmlformats.org/officeDocument/2006/relationships/image" Target="media/image33.png"/><Relationship Id="rId79" Type="http://schemas.openxmlformats.org/officeDocument/2006/relationships/image" Target="media/image35.png"/><Relationship Id="rId102" Type="http://schemas.openxmlformats.org/officeDocument/2006/relationships/oleObject" Target="embeddings/oleObject19.bin"/><Relationship Id="rId123" Type="http://schemas.openxmlformats.org/officeDocument/2006/relationships/image" Target="media/image60.png"/><Relationship Id="rId128" Type="http://schemas.openxmlformats.org/officeDocument/2006/relationships/hyperlink" Target="http://www.di.ens.fr/~pouzet/bib/cdc10.pdf" TargetMode="External"/><Relationship Id="rId144" Type="http://schemas.openxmlformats.org/officeDocument/2006/relationships/hyperlink" Target="http://www.w3.org/XML/"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13.bin"/><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w3.org/TR/xmlschema-2/" TargetMode="External"/><Relationship Id="rId48" Type="http://schemas.openxmlformats.org/officeDocument/2006/relationships/image" Target="media/image11.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55.wmf"/><Relationship Id="rId118" Type="http://schemas.openxmlformats.org/officeDocument/2006/relationships/oleObject" Target="embeddings/oleObject27.bin"/><Relationship Id="rId134" Type="http://schemas.openxmlformats.org/officeDocument/2006/relationships/hyperlink" Target="http://www.w3.org/XML/" TargetMode="External"/><Relationship Id="rId139" Type="http://schemas.openxmlformats.org/officeDocument/2006/relationships/hyperlink" Target="https://github.com/modelica/fmi-standard/releases/tag/v2.0.1" TargetMode="External"/><Relationship Id="rId80" Type="http://schemas.openxmlformats.org/officeDocument/2006/relationships/image" Target="media/image36.png"/><Relationship Id="rId85"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image" Target="media/image9.png"/><Relationship Id="rId59" Type="http://schemas.openxmlformats.org/officeDocument/2006/relationships/image" Target="media/image19.png"/><Relationship Id="rId67" Type="http://schemas.openxmlformats.org/officeDocument/2006/relationships/image" Target="media/image27.png"/><Relationship Id="rId103" Type="http://schemas.openxmlformats.org/officeDocument/2006/relationships/image" Target="media/image50.wmf"/><Relationship Id="rId108" Type="http://schemas.openxmlformats.org/officeDocument/2006/relationships/oleObject" Target="embeddings/oleObject22.bin"/><Relationship Id="rId116" Type="http://schemas.openxmlformats.org/officeDocument/2006/relationships/oleObject" Target="embeddings/oleObject26.bin"/><Relationship Id="rId124" Type="http://schemas.openxmlformats.org/officeDocument/2006/relationships/image" Target="media/image61.png"/><Relationship Id="rId129" Type="http://schemas.openxmlformats.org/officeDocument/2006/relationships/hyperlink" Target="http://www.ep.liu.se/ecp/063/013/ecp11063013.pdf" TargetMode="External"/><Relationship Id="rId137" Type="http://schemas.openxmlformats.org/officeDocument/2006/relationships/hyperlink" Target="http://www.itea2.org/"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10.bin"/><Relationship Id="rId62" Type="http://schemas.openxmlformats.org/officeDocument/2006/relationships/image" Target="media/image22.png"/><Relationship Id="rId70" Type="http://schemas.openxmlformats.org/officeDocument/2006/relationships/hyperlink" Target="https://ssp-standard.org/" TargetMode="External"/><Relationship Id="rId75" Type="http://schemas.openxmlformats.org/officeDocument/2006/relationships/image" Target="media/image34.png"/><Relationship Id="rId83" Type="http://schemas.openxmlformats.org/officeDocument/2006/relationships/image" Target="media/image39.png"/><Relationship Id="rId88" Type="http://schemas.openxmlformats.org/officeDocument/2006/relationships/oleObject" Target="embeddings/oleObject12.bin"/><Relationship Id="rId91" Type="http://schemas.openxmlformats.org/officeDocument/2006/relationships/image" Target="media/image44.wmf"/><Relationship Id="rId96" Type="http://schemas.openxmlformats.org/officeDocument/2006/relationships/oleObject" Target="embeddings/oleObject16.bin"/><Relationship Id="rId111" Type="http://schemas.openxmlformats.org/officeDocument/2006/relationships/image" Target="media/image54.wmf"/><Relationship Id="rId132" Type="http://schemas.openxmlformats.org/officeDocument/2006/relationships/hyperlink" Target="https://www.modelica.org/documents/ModelicaSpec33.pdf" TargetMode="External"/><Relationship Id="rId140" Type="http://schemas.openxmlformats.org/officeDocument/2006/relationships/hyperlink" Target="https://github.com/modelica/fmi-standard/milestone/3" TargetMode="External"/><Relationship Id="rId145" Type="http://schemas.openxmlformats.org/officeDocument/2006/relationships/hyperlink" Target="http://en.wikipedia.org/wiki/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2.png"/><Relationship Id="rId57" Type="http://schemas.openxmlformats.org/officeDocument/2006/relationships/image" Target="media/image17.png"/><Relationship Id="rId106" Type="http://schemas.openxmlformats.org/officeDocument/2006/relationships/oleObject" Target="embeddings/oleObject21.bin"/><Relationship Id="rId114" Type="http://schemas.openxmlformats.org/officeDocument/2006/relationships/oleObject" Target="embeddings/oleObject25.bin"/><Relationship Id="rId119" Type="http://schemas.openxmlformats.org/officeDocument/2006/relationships/image" Target="media/image58.wmf"/><Relationship Id="rId127" Type="http://schemas.openxmlformats.org/officeDocument/2006/relationships/hyperlink" Target="http://www.ep.liu.se/ecp/076/018/ecp12076018.pdf" TargetMode="External"/><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w3.org/TR/xmlschema-2/" TargetMode="External"/><Relationship Id="rId52" Type="http://schemas.openxmlformats.org/officeDocument/2006/relationships/oleObject" Target="embeddings/oleObject9.bin"/><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2.png"/><Relationship Id="rId78" Type="http://schemas.openxmlformats.org/officeDocument/2006/relationships/hyperlink" Target="http://www.cmake.org" TargetMode="External"/><Relationship Id="rId81" Type="http://schemas.openxmlformats.org/officeDocument/2006/relationships/image" Target="media/image37.png"/><Relationship Id="rId86" Type="http://schemas.openxmlformats.org/officeDocument/2006/relationships/oleObject" Target="embeddings/oleObject11.bin"/><Relationship Id="rId94" Type="http://schemas.openxmlformats.org/officeDocument/2006/relationships/oleObject" Target="embeddings/oleObject1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9.bin"/><Relationship Id="rId130" Type="http://schemas.openxmlformats.org/officeDocument/2006/relationships/hyperlink" Target="http://www.ep.liu.se/ecp/076/017/ecp12076017.pdf" TargetMode="External"/><Relationship Id="rId135" Type="http://schemas.openxmlformats.org/officeDocument/2006/relationships/hyperlink" Target="http://en.wikipedia.org/wiki/Xml" TargetMode="External"/><Relationship Id="rId143" Type="http://schemas.openxmlformats.org/officeDocument/2006/relationships/hyperlink" Target="http://de.wikipedia.org/wiki/OSEK" TargetMode="External"/><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3.wmf"/><Relationship Id="rId55" Type="http://schemas.openxmlformats.org/officeDocument/2006/relationships/image" Target="media/image15.png"/><Relationship Id="rId76" Type="http://schemas.openxmlformats.org/officeDocument/2006/relationships/hyperlink" Target="http://en.wikipedia.org/wiki/Extended_BNF" TargetMode="External"/><Relationship Id="rId97" Type="http://schemas.openxmlformats.org/officeDocument/2006/relationships/image" Target="media/image47.wmf"/><Relationship Id="rId104" Type="http://schemas.openxmlformats.org/officeDocument/2006/relationships/oleObject" Target="embeddings/oleObject20.bin"/><Relationship Id="rId120" Type="http://schemas.openxmlformats.org/officeDocument/2006/relationships/oleObject" Target="embeddings/oleObject28.bin"/><Relationship Id="rId125" Type="http://schemas.openxmlformats.org/officeDocument/2006/relationships/image" Target="media/image62.png"/><Relationship Id="rId141" Type="http://schemas.openxmlformats.org/officeDocument/2006/relationships/hyperlink" Target="http://www.autosar.org/" TargetMode="External"/><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oleObject" Target="embeddings/oleObject14.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infoset/" TargetMode="External"/><Relationship Id="rId66" Type="http://schemas.openxmlformats.org/officeDocument/2006/relationships/image" Target="media/image26.png"/><Relationship Id="rId87" Type="http://schemas.openxmlformats.org/officeDocument/2006/relationships/image" Target="media/image42.wmf"/><Relationship Id="rId110" Type="http://schemas.openxmlformats.org/officeDocument/2006/relationships/oleObject" Target="embeddings/oleObject23.bin"/><Relationship Id="rId115" Type="http://schemas.openxmlformats.org/officeDocument/2006/relationships/image" Target="media/image56.wmf"/><Relationship Id="rId131" Type="http://schemas.openxmlformats.org/officeDocument/2006/relationships/hyperlink" Target="https://ptolemy.berkeley.edu/publications/papers/07/unifying/LeeZheng_SRUnifying.pdf" TargetMode="External"/><Relationship Id="rId136" Type="http://schemas.openxmlformats.org/officeDocument/2006/relationships/hyperlink" Target="https://fmi-standard.org/downloads/" TargetMode="External"/><Relationship Id="rId61" Type="http://schemas.openxmlformats.org/officeDocument/2006/relationships/image" Target="media/image21.png"/><Relationship Id="rId82" Type="http://schemas.openxmlformats.org/officeDocument/2006/relationships/image" Target="media/image38.png"/><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image" Target="media/image16.png"/><Relationship Id="rId77" Type="http://schemas.openxmlformats.org/officeDocument/2006/relationships/hyperlink" Target="http://en.wikipedia.org/wiki/Depth-first_search" TargetMode="External"/><Relationship Id="rId100" Type="http://schemas.openxmlformats.org/officeDocument/2006/relationships/oleObject" Target="embeddings/oleObject18.bin"/><Relationship Id="rId105" Type="http://schemas.openxmlformats.org/officeDocument/2006/relationships/image" Target="media/image51.wmf"/><Relationship Id="rId126" Type="http://schemas.openxmlformats.org/officeDocument/2006/relationships/image" Target="media/image63.png"/><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image" Target="media/image31.png"/><Relationship Id="rId93" Type="http://schemas.openxmlformats.org/officeDocument/2006/relationships/image" Target="media/image45.wmf"/><Relationship Id="rId98" Type="http://schemas.openxmlformats.org/officeDocument/2006/relationships/oleObject" Target="embeddings/oleObject17.bin"/><Relationship Id="rId121" Type="http://schemas.openxmlformats.org/officeDocument/2006/relationships/image" Target="media/image59.wmf"/><Relationship Id="rId142" Type="http://schemas.openxmlformats.org/officeDocument/2006/relationships/hyperlink" Target="http://www.osek-vdx.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8A975-6B24-4025-A54B-1846D27CF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130</Pages>
  <Words>47568</Words>
  <Characters>271142</Characters>
  <Application>Microsoft Office Word</Application>
  <DocSecurity>0</DocSecurity>
  <Lines>2259</Lines>
  <Paragraphs>636</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2.0.1</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318074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2.0.1</dc:title>
  <dc:creator>Modelica Association Project FMI</dc:creator>
  <cp:lastModifiedBy>Bertsch Christian (CR/AEE3)</cp:lastModifiedBy>
  <cp:revision>36</cp:revision>
  <cp:lastPrinted>2019-10-03T16:12:00Z</cp:lastPrinted>
  <dcterms:created xsi:type="dcterms:W3CDTF">2019-10-03T14:54:00Z</dcterms:created>
  <dcterms:modified xsi:type="dcterms:W3CDTF">2020-12-17T09:17:00Z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